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ECB50" w14:textId="77777777" w:rsidR="0077406F" w:rsidRPr="00067A4E" w:rsidRDefault="0077406F" w:rsidP="008B3614">
      <w:pPr>
        <w:spacing w:after="60" w:line="240" w:lineRule="auto"/>
        <w:jc w:val="center"/>
        <w:rPr>
          <w:rFonts w:eastAsia="Times New Roman" w:cs="Times New Roman"/>
          <w:szCs w:val="24"/>
          <w:lang w:eastAsia="en-GB"/>
        </w:rPr>
      </w:pPr>
      <w:r w:rsidRPr="00067A4E">
        <w:rPr>
          <w:rFonts w:eastAsia="Times New Roman" w:cs="Arial"/>
          <w:noProof/>
          <w:color w:val="000000"/>
          <w:bdr w:val="none" w:sz="0" w:space="0" w:color="auto" w:frame="1"/>
          <w:lang w:val="en-US"/>
        </w:rPr>
        <w:drawing>
          <wp:inline distT="0" distB="0" distL="0" distR="0" wp14:anchorId="17ECA70B" wp14:editId="6CD10D50">
            <wp:extent cx="2158365" cy="871855"/>
            <wp:effectExtent l="19050" t="0" r="0" b="0"/>
            <wp:docPr id="1" name="Picture 1" descr="https://lh5.googleusercontent.com/T2gQp0t_MK-6q8zDbtPyjSwoCwB8fSxHpTpZh-cSzwNePP_v0wwP4c2k05BWHj8gTjqh5VfBNU1dcbPRbuprRBA9w8xcRicfo32zsSZ7eShrGAPzijpUzqYFEuAWufaktDg7W2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2gQp0t_MK-6q8zDbtPyjSwoCwB8fSxHpTpZh-cSzwNePP_v0wwP4c2k05BWHj8gTjqh5VfBNU1dcbPRbuprRBA9w8xcRicfo32zsSZ7eShrGAPzijpUzqYFEuAWufaktDg7W2hV"/>
                    <pic:cNvPicPr>
                      <a:picLocks noChangeAspect="1" noChangeArrowheads="1"/>
                    </pic:cNvPicPr>
                  </pic:nvPicPr>
                  <pic:blipFill>
                    <a:blip r:embed="rId8"/>
                    <a:srcRect/>
                    <a:stretch>
                      <a:fillRect/>
                    </a:stretch>
                  </pic:blipFill>
                  <pic:spPr bwMode="auto">
                    <a:xfrm>
                      <a:off x="0" y="0"/>
                      <a:ext cx="2158365" cy="871855"/>
                    </a:xfrm>
                    <a:prstGeom prst="rect">
                      <a:avLst/>
                    </a:prstGeom>
                    <a:noFill/>
                    <a:ln w="9525">
                      <a:noFill/>
                      <a:miter lim="800000"/>
                      <a:headEnd/>
                      <a:tailEnd/>
                    </a:ln>
                  </pic:spPr>
                </pic:pic>
              </a:graphicData>
            </a:graphic>
          </wp:inline>
        </w:drawing>
      </w:r>
    </w:p>
    <w:p w14:paraId="32FA7323" w14:textId="77777777" w:rsidR="0098755F" w:rsidRPr="00067A4E" w:rsidRDefault="0098755F" w:rsidP="0098755F">
      <w:pPr>
        <w:spacing w:after="160" w:line="240" w:lineRule="auto"/>
        <w:rPr>
          <w:rFonts w:eastAsia="Times New Roman" w:cs="Times New Roman"/>
          <w:szCs w:val="24"/>
          <w:lang w:eastAsia="en-GB"/>
        </w:rPr>
      </w:pPr>
    </w:p>
    <w:p w14:paraId="4D1FCC99" w14:textId="77777777" w:rsidR="0098755F" w:rsidRPr="00067A4E" w:rsidRDefault="0077406F" w:rsidP="0098755F">
      <w:pPr>
        <w:spacing w:after="160" w:line="240" w:lineRule="auto"/>
        <w:jc w:val="center"/>
        <w:rPr>
          <w:rFonts w:ascii="Arial" w:eastAsia="Times New Roman" w:hAnsi="Arial" w:cs="Arial"/>
          <w:szCs w:val="24"/>
          <w:lang w:eastAsia="en-GB"/>
        </w:rPr>
      </w:pPr>
      <w:r w:rsidRPr="00067A4E">
        <w:rPr>
          <w:rFonts w:ascii="Arial" w:eastAsia="Times New Roman" w:hAnsi="Arial" w:cs="Arial"/>
          <w:color w:val="404040"/>
          <w:sz w:val="45"/>
          <w:szCs w:val="45"/>
          <w:lang w:eastAsia="en-GB"/>
        </w:rPr>
        <w:t>ENGINEERING AND APPLIED SCIENCE</w:t>
      </w:r>
    </w:p>
    <w:p w14:paraId="57F8DCFA" w14:textId="77777777" w:rsidR="0077406F" w:rsidRPr="00067A4E" w:rsidRDefault="0077406F" w:rsidP="0098755F">
      <w:pPr>
        <w:spacing w:after="160" w:line="240" w:lineRule="auto"/>
        <w:jc w:val="center"/>
        <w:rPr>
          <w:rFonts w:ascii="Arial" w:eastAsia="Times New Roman" w:hAnsi="Arial" w:cs="Arial"/>
          <w:b/>
          <w:bCs/>
          <w:color w:val="404040"/>
          <w:sz w:val="32"/>
          <w:szCs w:val="32"/>
          <w:lang w:eastAsia="en-GB"/>
        </w:rPr>
      </w:pPr>
      <w:r w:rsidRPr="00067A4E">
        <w:rPr>
          <w:rFonts w:ascii="Arial" w:eastAsia="Times New Roman" w:hAnsi="Arial" w:cs="Arial"/>
          <w:b/>
          <w:bCs/>
          <w:color w:val="404040"/>
          <w:sz w:val="32"/>
          <w:szCs w:val="32"/>
          <w:lang w:eastAsia="en-GB"/>
        </w:rPr>
        <w:t>CS3</w:t>
      </w:r>
      <w:r w:rsidR="001B3FBA">
        <w:rPr>
          <w:rFonts w:ascii="Arial" w:eastAsia="Times New Roman" w:hAnsi="Arial" w:cs="Arial"/>
          <w:b/>
          <w:bCs/>
          <w:color w:val="404040"/>
          <w:sz w:val="32"/>
          <w:szCs w:val="32"/>
          <w:lang w:eastAsia="en-GB"/>
        </w:rPr>
        <w:t>040 MOBILE DESIGN AND DEVELOPMENT</w:t>
      </w:r>
    </w:p>
    <w:p w14:paraId="01424308" w14:textId="77777777"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14:paraId="66124612" w14:textId="77777777" w:rsidR="00D62119" w:rsidRPr="00067A4E" w:rsidRDefault="00D62119" w:rsidP="0098755F">
      <w:pPr>
        <w:spacing w:after="160" w:line="240" w:lineRule="auto"/>
        <w:jc w:val="center"/>
        <w:rPr>
          <w:rFonts w:ascii="Arial" w:eastAsia="Times New Roman" w:hAnsi="Arial" w:cs="Arial"/>
          <w:b/>
          <w:bCs/>
          <w:color w:val="404040"/>
          <w:sz w:val="32"/>
          <w:szCs w:val="32"/>
          <w:lang w:eastAsia="en-GB"/>
        </w:rPr>
      </w:pPr>
    </w:p>
    <w:p w14:paraId="66171B45" w14:textId="77777777"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14:paraId="1F7E1F9A" w14:textId="77777777" w:rsidR="0098755F" w:rsidRPr="00067A4E" w:rsidRDefault="0098755F" w:rsidP="0098755F">
      <w:pPr>
        <w:spacing w:after="160" w:line="240" w:lineRule="auto"/>
        <w:jc w:val="center"/>
        <w:rPr>
          <w:rFonts w:ascii="Arial" w:eastAsia="Times New Roman" w:hAnsi="Arial" w:cs="Arial"/>
          <w:b/>
          <w:bCs/>
          <w:color w:val="404040"/>
          <w:sz w:val="32"/>
          <w:szCs w:val="32"/>
          <w:lang w:eastAsia="en-GB"/>
        </w:rPr>
      </w:pPr>
    </w:p>
    <w:p w14:paraId="448F2240" w14:textId="77777777" w:rsidR="0098755F" w:rsidRPr="00067A4E" w:rsidRDefault="0098755F" w:rsidP="0098755F">
      <w:pPr>
        <w:spacing w:after="160" w:line="240" w:lineRule="auto"/>
        <w:jc w:val="center"/>
        <w:rPr>
          <w:rFonts w:ascii="Arial" w:eastAsia="Times New Roman" w:hAnsi="Arial" w:cs="Arial"/>
          <w:szCs w:val="24"/>
          <w:lang w:eastAsia="en-GB"/>
        </w:rPr>
      </w:pPr>
    </w:p>
    <w:p w14:paraId="4221B9C8" w14:textId="77777777" w:rsidR="0077406F" w:rsidRPr="00067A4E" w:rsidRDefault="00B22E82" w:rsidP="00DF1ECE">
      <w:pPr>
        <w:ind w:right="340"/>
        <w:jc w:val="right"/>
        <w:rPr>
          <w:rFonts w:ascii="Arial" w:eastAsia="Times New Roman" w:hAnsi="Arial" w:cs="Arial"/>
          <w:szCs w:val="24"/>
          <w:lang w:eastAsia="en-GB"/>
        </w:rPr>
      </w:pPr>
      <w:r w:rsidRPr="00067A4E">
        <w:rPr>
          <w:rFonts w:ascii="Arial" w:eastAsia="Times New Roman" w:hAnsi="Arial" w:cs="Arial"/>
          <w:color w:val="2E74B5"/>
          <w:sz w:val="44"/>
          <w:szCs w:val="44"/>
          <w:lang w:eastAsia="en-GB"/>
        </w:rPr>
        <w:t>COURSEWORK REPOR</w:t>
      </w:r>
      <w:r w:rsidR="0098755F" w:rsidRPr="00067A4E">
        <w:rPr>
          <w:rFonts w:ascii="Arial" w:eastAsia="Times New Roman" w:hAnsi="Arial" w:cs="Arial"/>
          <w:color w:val="2E74B5"/>
          <w:sz w:val="44"/>
          <w:szCs w:val="44"/>
          <w:lang w:eastAsia="en-GB"/>
        </w:rPr>
        <w:t>T</w:t>
      </w:r>
    </w:p>
    <w:p w14:paraId="22E100E7" w14:textId="77777777" w:rsidR="00067A4E" w:rsidRDefault="001B3FBA" w:rsidP="00067A4E">
      <w:pPr>
        <w:spacing w:after="0"/>
        <w:ind w:right="360"/>
        <w:jc w:val="right"/>
        <w:rPr>
          <w:rFonts w:ascii="Arial" w:eastAsia="Times New Roman" w:hAnsi="Arial" w:cs="Arial"/>
          <w:b/>
          <w:bCs/>
          <w:color w:val="404040"/>
          <w:sz w:val="28"/>
          <w:szCs w:val="28"/>
          <w:lang w:eastAsia="en-GB"/>
        </w:rPr>
      </w:pPr>
      <w:proofErr w:type="spellStart"/>
      <w:r>
        <w:rPr>
          <w:rFonts w:ascii="Arial" w:eastAsia="Times New Roman" w:hAnsi="Arial" w:cs="Arial"/>
          <w:b/>
          <w:bCs/>
          <w:color w:val="404040"/>
          <w:sz w:val="28"/>
          <w:szCs w:val="28"/>
          <w:lang w:eastAsia="en-GB"/>
        </w:rPr>
        <w:t>Memori</w:t>
      </w:r>
      <w:proofErr w:type="spellEnd"/>
      <w:r>
        <w:rPr>
          <w:rFonts w:ascii="Arial" w:eastAsia="Times New Roman" w:hAnsi="Arial" w:cs="Arial"/>
          <w:b/>
          <w:bCs/>
          <w:color w:val="404040"/>
          <w:sz w:val="28"/>
          <w:szCs w:val="28"/>
          <w:lang w:eastAsia="en-GB"/>
        </w:rPr>
        <w:t>: A Mobile Travel Journal Application</w:t>
      </w:r>
    </w:p>
    <w:p w14:paraId="2CEC7031" w14:textId="77777777" w:rsidR="0077406F" w:rsidRPr="00067A4E" w:rsidRDefault="001B3FBA" w:rsidP="00DF1ECE">
      <w:pPr>
        <w:ind w:right="360"/>
        <w:jc w:val="right"/>
        <w:rPr>
          <w:rFonts w:ascii="Arial" w:eastAsia="Times New Roman" w:hAnsi="Arial" w:cs="Arial"/>
          <w:sz w:val="20"/>
          <w:szCs w:val="24"/>
          <w:lang w:eastAsia="en-GB"/>
        </w:rPr>
      </w:pPr>
      <w:r>
        <w:rPr>
          <w:rFonts w:ascii="Arial" w:eastAsia="Times New Roman" w:hAnsi="Arial" w:cs="Arial"/>
          <w:bCs/>
          <w:color w:val="404040"/>
          <w:sz w:val="24"/>
          <w:szCs w:val="28"/>
          <w:lang w:eastAsia="en-GB"/>
        </w:rPr>
        <w:t>A mobile application replacement for a travel journal</w:t>
      </w:r>
    </w:p>
    <w:p w14:paraId="0598CC37" w14:textId="77777777" w:rsidR="0077406F" w:rsidRDefault="004C7D46" w:rsidP="00067A4E">
      <w:pPr>
        <w:spacing w:before="240" w:after="140"/>
        <w:ind w:right="340"/>
        <w:jc w:val="right"/>
        <w:rPr>
          <w:rFonts w:ascii="Arial" w:eastAsia="Times New Roman" w:hAnsi="Arial" w:cs="Arial"/>
          <w:i/>
          <w:iCs/>
          <w:color w:val="595959"/>
          <w:lang w:eastAsia="en-GB"/>
        </w:rPr>
      </w:pPr>
      <w:r w:rsidRPr="00067A4E">
        <w:rPr>
          <w:rFonts w:ascii="Arial" w:eastAsia="Times New Roman" w:hAnsi="Arial" w:cs="Arial"/>
          <w:i/>
          <w:iCs/>
          <w:color w:val="595959"/>
          <w:lang w:eastAsia="en-GB"/>
        </w:rPr>
        <w:t>March</w:t>
      </w:r>
      <w:r w:rsidR="0077406F" w:rsidRPr="00067A4E">
        <w:rPr>
          <w:rFonts w:ascii="Arial" w:eastAsia="Times New Roman" w:hAnsi="Arial" w:cs="Arial"/>
          <w:i/>
          <w:iCs/>
          <w:color w:val="595959"/>
          <w:lang w:eastAsia="en-GB"/>
        </w:rPr>
        <w:t xml:space="preserve"> 20</w:t>
      </w:r>
      <w:r w:rsidRPr="00067A4E">
        <w:rPr>
          <w:rFonts w:ascii="Arial" w:eastAsia="Times New Roman" w:hAnsi="Arial" w:cs="Arial"/>
          <w:i/>
          <w:iCs/>
          <w:color w:val="595959"/>
          <w:lang w:eastAsia="en-GB"/>
        </w:rPr>
        <w:t>20</w:t>
      </w:r>
    </w:p>
    <w:p w14:paraId="51DF073D" w14:textId="77777777" w:rsidR="0077406F" w:rsidRPr="00067A4E" w:rsidRDefault="0077406F" w:rsidP="0077406F">
      <w:pPr>
        <w:spacing w:after="140" w:line="240" w:lineRule="auto"/>
        <w:ind w:right="340"/>
        <w:jc w:val="right"/>
        <w:rPr>
          <w:rFonts w:ascii="Arial" w:eastAsia="Times New Roman" w:hAnsi="Arial" w:cs="Arial"/>
          <w:szCs w:val="24"/>
          <w:lang w:eastAsia="en-GB"/>
        </w:rPr>
      </w:pPr>
    </w:p>
    <w:p w14:paraId="74257DE8" w14:textId="77777777" w:rsidR="00D62119" w:rsidRPr="00080863" w:rsidRDefault="00080863" w:rsidP="00080863">
      <w:pPr>
        <w:spacing w:after="0" w:line="240" w:lineRule="auto"/>
        <w:rPr>
          <w:rFonts w:ascii="Arial" w:eastAsia="Times New Roman" w:hAnsi="Arial" w:cs="Arial"/>
          <w:szCs w:val="24"/>
          <w:lang w:eastAsia="en-GB"/>
        </w:rPr>
      </w:pPr>
      <w:r>
        <w:rPr>
          <w:rFonts w:ascii="Arial" w:eastAsia="Times New Roman" w:hAnsi="Arial" w:cs="Arial"/>
          <w:szCs w:val="24"/>
          <w:lang w:eastAsia="en-GB"/>
        </w:rPr>
        <w:tab/>
      </w:r>
    </w:p>
    <w:p w14:paraId="5D5C29D0" w14:textId="77777777" w:rsidR="00080863" w:rsidRDefault="00080863" w:rsidP="0077406F">
      <w:pPr>
        <w:spacing w:after="140" w:line="240" w:lineRule="auto"/>
        <w:jc w:val="right"/>
        <w:rPr>
          <w:rFonts w:ascii="Arial" w:eastAsia="Times New Roman" w:hAnsi="Arial" w:cs="Arial"/>
          <w:color w:val="000000"/>
          <w:lang w:eastAsia="en-GB"/>
        </w:rPr>
      </w:pPr>
    </w:p>
    <w:p w14:paraId="33BCE635" w14:textId="77777777" w:rsidR="0077406F" w:rsidRPr="00067A4E" w:rsidRDefault="0077406F" w:rsidP="0077406F">
      <w:pPr>
        <w:spacing w:after="140" w:line="240" w:lineRule="auto"/>
        <w:jc w:val="right"/>
        <w:rPr>
          <w:rFonts w:ascii="Arial" w:eastAsia="Times New Roman" w:hAnsi="Arial" w:cs="Arial"/>
          <w:szCs w:val="24"/>
          <w:lang w:eastAsia="en-GB"/>
        </w:rPr>
      </w:pPr>
      <w:r w:rsidRPr="00067A4E">
        <w:rPr>
          <w:rFonts w:ascii="Arial" w:eastAsia="Times New Roman" w:hAnsi="Arial" w:cs="Arial"/>
          <w:color w:val="000000"/>
          <w:lang w:eastAsia="en-GB"/>
        </w:rPr>
        <w:t> </w:t>
      </w:r>
    </w:p>
    <w:p w14:paraId="70D84A54" w14:textId="77777777" w:rsidR="0077406F" w:rsidRPr="00067A4E" w:rsidRDefault="0077406F" w:rsidP="00DF1ECE">
      <w:pPr>
        <w:spacing w:after="0"/>
        <w:jc w:val="right"/>
        <w:rPr>
          <w:rFonts w:ascii="Arial" w:eastAsia="Times New Roman" w:hAnsi="Arial" w:cs="Arial"/>
          <w:i/>
          <w:color w:val="595959"/>
          <w:sz w:val="32"/>
          <w:szCs w:val="32"/>
          <w:lang w:eastAsia="en-GB"/>
        </w:rPr>
      </w:pPr>
      <w:proofErr w:type="spellStart"/>
      <w:r w:rsidRPr="00067A4E">
        <w:rPr>
          <w:rFonts w:ascii="Arial" w:eastAsia="Times New Roman" w:hAnsi="Arial" w:cs="Arial"/>
          <w:i/>
          <w:color w:val="595959"/>
          <w:sz w:val="32"/>
          <w:szCs w:val="32"/>
          <w:lang w:eastAsia="en-GB"/>
        </w:rPr>
        <w:t>Bhaven</w:t>
      </w:r>
      <w:proofErr w:type="spellEnd"/>
      <w:r w:rsidRPr="00067A4E">
        <w:rPr>
          <w:rFonts w:ascii="Arial" w:eastAsia="Times New Roman" w:hAnsi="Arial" w:cs="Arial"/>
          <w:i/>
          <w:color w:val="595959"/>
          <w:sz w:val="32"/>
          <w:szCs w:val="32"/>
          <w:lang w:eastAsia="en-GB"/>
        </w:rPr>
        <w:t xml:space="preserve"> Patel</w:t>
      </w:r>
    </w:p>
    <w:p w14:paraId="34A878DE" w14:textId="77777777" w:rsidR="0077406F" w:rsidRPr="00067A4E" w:rsidRDefault="0077406F" w:rsidP="00DF1ECE">
      <w:pPr>
        <w:spacing w:after="0"/>
        <w:jc w:val="right"/>
        <w:rPr>
          <w:rFonts w:ascii="Arial" w:eastAsia="Times New Roman" w:hAnsi="Arial" w:cs="Arial"/>
          <w:i/>
          <w:color w:val="595959"/>
          <w:sz w:val="32"/>
          <w:szCs w:val="32"/>
          <w:lang w:eastAsia="en-GB"/>
        </w:rPr>
      </w:pPr>
      <w:r w:rsidRPr="00067A4E">
        <w:rPr>
          <w:rFonts w:ascii="Arial" w:eastAsia="Times New Roman" w:hAnsi="Arial" w:cs="Arial"/>
          <w:i/>
          <w:color w:val="595959"/>
          <w:sz w:val="32"/>
          <w:szCs w:val="32"/>
          <w:lang w:eastAsia="en-GB"/>
        </w:rPr>
        <w:t>160108204</w:t>
      </w:r>
    </w:p>
    <w:p w14:paraId="3E31BC55" w14:textId="77777777" w:rsidR="0077406F" w:rsidRDefault="00BA7207" w:rsidP="00DF1ECE">
      <w:pPr>
        <w:spacing w:after="0"/>
        <w:jc w:val="right"/>
        <w:rPr>
          <w:rFonts w:ascii="Arial" w:eastAsia="Times New Roman" w:hAnsi="Arial" w:cs="Arial"/>
          <w:i/>
          <w:color w:val="595959"/>
          <w:sz w:val="32"/>
          <w:szCs w:val="32"/>
          <w:lang w:eastAsia="en-GB"/>
        </w:rPr>
      </w:pPr>
      <w:hyperlink r:id="rId9" w:history="1">
        <w:r w:rsidR="00080863" w:rsidRPr="00DC7EEB">
          <w:rPr>
            <w:rStyle w:val="Hyperlink"/>
            <w:rFonts w:ascii="Arial" w:eastAsia="Times New Roman" w:hAnsi="Arial" w:cs="Arial"/>
            <w:i/>
            <w:sz w:val="32"/>
            <w:szCs w:val="32"/>
            <w:lang w:eastAsia="en-GB"/>
          </w:rPr>
          <w:t>pateb107@aston.ac.uk</w:t>
        </w:r>
      </w:hyperlink>
    </w:p>
    <w:p w14:paraId="1512E0FF" w14:textId="77777777" w:rsidR="00080863" w:rsidRDefault="00080863" w:rsidP="00DF1ECE">
      <w:pPr>
        <w:spacing w:after="0"/>
        <w:jc w:val="right"/>
        <w:rPr>
          <w:rFonts w:ascii="Arial" w:eastAsia="Times New Roman" w:hAnsi="Arial" w:cs="Arial"/>
          <w:i/>
          <w:color w:val="595959"/>
          <w:sz w:val="32"/>
          <w:szCs w:val="32"/>
          <w:lang w:eastAsia="en-GB"/>
        </w:rPr>
      </w:pPr>
    </w:p>
    <w:p w14:paraId="104E617E" w14:textId="77777777" w:rsidR="00080863" w:rsidRDefault="00080863" w:rsidP="00DF1ECE">
      <w:pPr>
        <w:spacing w:after="0"/>
        <w:jc w:val="right"/>
        <w:rPr>
          <w:rFonts w:ascii="Arial" w:eastAsia="Times New Roman" w:hAnsi="Arial" w:cs="Arial"/>
          <w:i/>
          <w:color w:val="595959"/>
          <w:sz w:val="32"/>
          <w:szCs w:val="32"/>
          <w:lang w:eastAsia="en-GB"/>
        </w:rPr>
      </w:pPr>
    </w:p>
    <w:p w14:paraId="29FEE3DC" w14:textId="77777777" w:rsidR="00080863" w:rsidRDefault="00080863" w:rsidP="00DF1ECE">
      <w:pPr>
        <w:spacing w:after="0"/>
        <w:jc w:val="right"/>
        <w:rPr>
          <w:rFonts w:ascii="Arial" w:eastAsia="Times New Roman" w:hAnsi="Arial" w:cs="Arial"/>
          <w:i/>
          <w:color w:val="595959"/>
          <w:sz w:val="32"/>
          <w:szCs w:val="32"/>
          <w:lang w:eastAsia="en-GB"/>
        </w:rPr>
      </w:pPr>
    </w:p>
    <w:p w14:paraId="32783488" w14:textId="77777777" w:rsidR="00080863" w:rsidRDefault="00080863" w:rsidP="00DF1ECE">
      <w:pPr>
        <w:spacing w:after="0"/>
        <w:jc w:val="right"/>
        <w:rPr>
          <w:rFonts w:ascii="Arial" w:eastAsia="Times New Roman" w:hAnsi="Arial" w:cs="Arial"/>
          <w:i/>
          <w:color w:val="595959"/>
          <w:sz w:val="32"/>
          <w:szCs w:val="32"/>
          <w:lang w:eastAsia="en-GB"/>
        </w:rPr>
      </w:pPr>
    </w:p>
    <w:p w14:paraId="4884156E" w14:textId="77777777" w:rsidR="00080863" w:rsidRPr="00067A4E" w:rsidRDefault="00080863" w:rsidP="00DF1ECE">
      <w:pPr>
        <w:spacing w:after="0"/>
        <w:jc w:val="right"/>
        <w:rPr>
          <w:rFonts w:ascii="Arial" w:eastAsia="Times New Roman" w:hAnsi="Arial" w:cs="Arial"/>
          <w:i/>
          <w:szCs w:val="24"/>
          <w:lang w:eastAsia="en-GB"/>
        </w:rPr>
      </w:pPr>
    </w:p>
    <w:p w14:paraId="0E36F681" w14:textId="77777777" w:rsidR="00080863" w:rsidRPr="00080863" w:rsidRDefault="00080863" w:rsidP="00080863">
      <w:pPr>
        <w:spacing w:before="240" w:after="140"/>
        <w:ind w:right="340"/>
        <w:jc w:val="center"/>
        <w:rPr>
          <w:rFonts w:ascii="Arial" w:eastAsia="Times New Roman" w:hAnsi="Arial" w:cs="Arial"/>
          <w:sz w:val="28"/>
          <w:szCs w:val="24"/>
          <w:lang w:eastAsia="en-GB"/>
        </w:rPr>
      </w:pPr>
      <w:r w:rsidRPr="00080863">
        <w:rPr>
          <w:rFonts w:ascii="Arial" w:eastAsia="Times New Roman" w:hAnsi="Arial" w:cs="Arial"/>
          <w:bCs/>
          <w:color w:val="404040"/>
          <w:sz w:val="32"/>
          <w:szCs w:val="28"/>
          <w:lang w:eastAsia="en-GB"/>
        </w:rPr>
        <w:t>Word Count:</w:t>
      </w:r>
      <w:r w:rsidR="00A4120B">
        <w:rPr>
          <w:rFonts w:ascii="Arial" w:eastAsia="Times New Roman" w:hAnsi="Arial" w:cs="Arial"/>
          <w:bCs/>
          <w:color w:val="404040"/>
          <w:sz w:val="32"/>
          <w:szCs w:val="28"/>
          <w:lang w:eastAsia="en-GB"/>
        </w:rPr>
        <w:t xml:space="preserve"> </w:t>
      </w:r>
      <w:r w:rsidR="00AF3AA6">
        <w:rPr>
          <w:rFonts w:ascii="Arial" w:eastAsia="Times New Roman" w:hAnsi="Arial" w:cs="Arial"/>
          <w:bCs/>
          <w:color w:val="404040"/>
          <w:sz w:val="32"/>
          <w:szCs w:val="28"/>
          <w:lang w:eastAsia="en-GB"/>
        </w:rPr>
        <w:t>2717</w:t>
      </w:r>
    </w:p>
    <w:p w14:paraId="6D9B68A9" w14:textId="77777777" w:rsidR="0039575B" w:rsidRDefault="0039575B"/>
    <w:p w14:paraId="7E0B0544" w14:textId="77777777" w:rsidR="00080863" w:rsidRDefault="00080863"/>
    <w:sdt>
      <w:sdtPr>
        <w:rPr>
          <w:rFonts w:ascii="Times New Roman" w:eastAsiaTheme="minorHAnsi" w:hAnsi="Times New Roman" w:cs="Arial"/>
          <w:b w:val="0"/>
          <w:bCs w:val="0"/>
          <w:color w:val="auto"/>
          <w:sz w:val="24"/>
          <w:szCs w:val="22"/>
          <w:lang w:val="en-GB"/>
        </w:rPr>
        <w:id w:val="92549902"/>
        <w:docPartObj>
          <w:docPartGallery w:val="Table of Contents"/>
          <w:docPartUnique/>
        </w:docPartObj>
      </w:sdtPr>
      <w:sdtEndPr>
        <w:rPr>
          <w:rFonts w:ascii="Arial" w:hAnsi="Arial"/>
          <w:szCs w:val="28"/>
        </w:rPr>
      </w:sdtEndPr>
      <w:sdtContent>
        <w:p w14:paraId="07D5F4DF" w14:textId="77777777" w:rsidR="0077406F" w:rsidRPr="00067A4E" w:rsidRDefault="0077406F" w:rsidP="003D44E1">
          <w:pPr>
            <w:pStyle w:val="TOCHeading"/>
            <w:spacing w:after="240"/>
            <w:rPr>
              <w:rFonts w:eastAsiaTheme="minorHAnsi" w:cs="Arial"/>
              <w:b w:val="0"/>
              <w:bCs w:val="0"/>
              <w:color w:val="auto"/>
              <w:sz w:val="24"/>
              <w:szCs w:val="22"/>
              <w:lang w:val="en-GB"/>
            </w:rPr>
          </w:pPr>
          <w:r w:rsidRPr="00067A4E">
            <w:rPr>
              <w:rFonts w:cs="Arial"/>
            </w:rPr>
            <w:t>Table of Contents</w:t>
          </w:r>
        </w:p>
        <w:p w14:paraId="361FC988" w14:textId="77777777" w:rsidR="00895BAF" w:rsidRDefault="00FA6E8D">
          <w:pPr>
            <w:pStyle w:val="TOC1"/>
            <w:tabs>
              <w:tab w:val="right" w:leader="dot" w:pos="9016"/>
            </w:tabs>
            <w:rPr>
              <w:rFonts w:asciiTheme="minorHAnsi" w:eastAsiaTheme="minorEastAsia" w:hAnsiTheme="minorHAnsi"/>
              <w:noProof/>
              <w:lang w:val="en-US"/>
            </w:rPr>
          </w:pPr>
          <w:r w:rsidRPr="00067A4E">
            <w:rPr>
              <w:rFonts w:ascii="Arial" w:hAnsi="Arial" w:cs="Arial"/>
              <w:sz w:val="24"/>
              <w:szCs w:val="28"/>
            </w:rPr>
            <w:fldChar w:fldCharType="begin"/>
          </w:r>
          <w:r w:rsidR="0077406F" w:rsidRPr="00067A4E">
            <w:rPr>
              <w:rFonts w:ascii="Arial" w:hAnsi="Arial" w:cs="Arial"/>
              <w:sz w:val="24"/>
              <w:szCs w:val="28"/>
            </w:rPr>
            <w:instrText xml:space="preserve"> TOC \o "1-3" \h \z \u </w:instrText>
          </w:r>
          <w:r w:rsidRPr="00067A4E">
            <w:rPr>
              <w:rFonts w:ascii="Arial" w:hAnsi="Arial" w:cs="Arial"/>
              <w:sz w:val="24"/>
              <w:szCs w:val="28"/>
            </w:rPr>
            <w:fldChar w:fldCharType="separate"/>
          </w:r>
          <w:hyperlink w:anchor="_Toc35462012" w:history="1">
            <w:r w:rsidR="00895BAF" w:rsidRPr="00A6194B">
              <w:rPr>
                <w:rStyle w:val="Hyperlink"/>
                <w:noProof/>
              </w:rPr>
              <w:t>Introduction</w:t>
            </w:r>
            <w:r w:rsidR="00895BAF">
              <w:rPr>
                <w:noProof/>
                <w:webHidden/>
              </w:rPr>
              <w:tab/>
            </w:r>
            <w:r w:rsidR="00895BAF">
              <w:rPr>
                <w:noProof/>
                <w:webHidden/>
              </w:rPr>
              <w:fldChar w:fldCharType="begin"/>
            </w:r>
            <w:r w:rsidR="00895BAF">
              <w:rPr>
                <w:noProof/>
                <w:webHidden/>
              </w:rPr>
              <w:instrText xml:space="preserve"> PAGEREF _Toc35462012 \h </w:instrText>
            </w:r>
            <w:r w:rsidR="00895BAF">
              <w:rPr>
                <w:noProof/>
                <w:webHidden/>
              </w:rPr>
            </w:r>
            <w:r w:rsidR="00895BAF">
              <w:rPr>
                <w:noProof/>
                <w:webHidden/>
              </w:rPr>
              <w:fldChar w:fldCharType="separate"/>
            </w:r>
            <w:r w:rsidR="00895BAF">
              <w:rPr>
                <w:noProof/>
                <w:webHidden/>
              </w:rPr>
              <w:t>1</w:t>
            </w:r>
            <w:r w:rsidR="00895BAF">
              <w:rPr>
                <w:noProof/>
                <w:webHidden/>
              </w:rPr>
              <w:fldChar w:fldCharType="end"/>
            </w:r>
          </w:hyperlink>
        </w:p>
        <w:p w14:paraId="7C833AEC" w14:textId="77777777" w:rsidR="00895BAF" w:rsidRDefault="00BA7207">
          <w:pPr>
            <w:pStyle w:val="TOC1"/>
            <w:tabs>
              <w:tab w:val="right" w:leader="dot" w:pos="9016"/>
            </w:tabs>
            <w:rPr>
              <w:rFonts w:asciiTheme="minorHAnsi" w:eastAsiaTheme="minorEastAsia" w:hAnsiTheme="minorHAnsi"/>
              <w:noProof/>
              <w:lang w:val="en-US"/>
            </w:rPr>
          </w:pPr>
          <w:hyperlink w:anchor="_Toc35462013" w:history="1">
            <w:r w:rsidR="00895BAF" w:rsidRPr="00A6194B">
              <w:rPr>
                <w:rStyle w:val="Hyperlink"/>
                <w:noProof/>
              </w:rPr>
              <w:t>Design Motivation</w:t>
            </w:r>
            <w:r w:rsidR="00895BAF">
              <w:rPr>
                <w:noProof/>
                <w:webHidden/>
              </w:rPr>
              <w:tab/>
            </w:r>
            <w:r w:rsidR="00895BAF">
              <w:rPr>
                <w:noProof/>
                <w:webHidden/>
              </w:rPr>
              <w:fldChar w:fldCharType="begin"/>
            </w:r>
            <w:r w:rsidR="00895BAF">
              <w:rPr>
                <w:noProof/>
                <w:webHidden/>
              </w:rPr>
              <w:instrText xml:space="preserve"> PAGEREF _Toc35462013 \h </w:instrText>
            </w:r>
            <w:r w:rsidR="00895BAF">
              <w:rPr>
                <w:noProof/>
                <w:webHidden/>
              </w:rPr>
            </w:r>
            <w:r w:rsidR="00895BAF">
              <w:rPr>
                <w:noProof/>
                <w:webHidden/>
              </w:rPr>
              <w:fldChar w:fldCharType="separate"/>
            </w:r>
            <w:r w:rsidR="00895BAF">
              <w:rPr>
                <w:noProof/>
                <w:webHidden/>
              </w:rPr>
              <w:t>1</w:t>
            </w:r>
            <w:r w:rsidR="00895BAF">
              <w:rPr>
                <w:noProof/>
                <w:webHidden/>
              </w:rPr>
              <w:fldChar w:fldCharType="end"/>
            </w:r>
          </w:hyperlink>
        </w:p>
        <w:p w14:paraId="51786BBD" w14:textId="77777777" w:rsidR="00895BAF" w:rsidRDefault="00BA7207">
          <w:pPr>
            <w:pStyle w:val="TOC2"/>
            <w:tabs>
              <w:tab w:val="right" w:leader="dot" w:pos="9016"/>
            </w:tabs>
            <w:rPr>
              <w:rFonts w:asciiTheme="minorHAnsi" w:eastAsiaTheme="minorEastAsia" w:hAnsiTheme="minorHAnsi"/>
              <w:noProof/>
              <w:lang w:val="en-US"/>
            </w:rPr>
          </w:pPr>
          <w:hyperlink w:anchor="_Toc35462014" w:history="1">
            <w:r w:rsidR="00895BAF" w:rsidRPr="00A6194B">
              <w:rPr>
                <w:rStyle w:val="Hyperlink"/>
                <w:noProof/>
              </w:rPr>
              <w:t>What motivated the design for Memori?</w:t>
            </w:r>
            <w:r w:rsidR="00895BAF">
              <w:rPr>
                <w:noProof/>
                <w:webHidden/>
              </w:rPr>
              <w:tab/>
            </w:r>
            <w:r w:rsidR="00895BAF">
              <w:rPr>
                <w:noProof/>
                <w:webHidden/>
              </w:rPr>
              <w:fldChar w:fldCharType="begin"/>
            </w:r>
            <w:r w:rsidR="00895BAF">
              <w:rPr>
                <w:noProof/>
                <w:webHidden/>
              </w:rPr>
              <w:instrText xml:space="preserve"> PAGEREF _Toc35462014 \h </w:instrText>
            </w:r>
            <w:r w:rsidR="00895BAF">
              <w:rPr>
                <w:noProof/>
                <w:webHidden/>
              </w:rPr>
            </w:r>
            <w:r w:rsidR="00895BAF">
              <w:rPr>
                <w:noProof/>
                <w:webHidden/>
              </w:rPr>
              <w:fldChar w:fldCharType="separate"/>
            </w:r>
            <w:r w:rsidR="00895BAF">
              <w:rPr>
                <w:noProof/>
                <w:webHidden/>
              </w:rPr>
              <w:t>1</w:t>
            </w:r>
            <w:r w:rsidR="00895BAF">
              <w:rPr>
                <w:noProof/>
                <w:webHidden/>
              </w:rPr>
              <w:fldChar w:fldCharType="end"/>
            </w:r>
          </w:hyperlink>
        </w:p>
        <w:p w14:paraId="13CA232E" w14:textId="77777777" w:rsidR="00895BAF" w:rsidRDefault="00BA7207">
          <w:pPr>
            <w:pStyle w:val="TOC2"/>
            <w:tabs>
              <w:tab w:val="right" w:leader="dot" w:pos="9016"/>
            </w:tabs>
            <w:rPr>
              <w:rFonts w:asciiTheme="minorHAnsi" w:eastAsiaTheme="minorEastAsia" w:hAnsiTheme="minorHAnsi"/>
              <w:noProof/>
              <w:lang w:val="en-US"/>
            </w:rPr>
          </w:pPr>
          <w:hyperlink w:anchor="_Toc35462015" w:history="1">
            <w:r w:rsidR="00895BAF" w:rsidRPr="00A6194B">
              <w:rPr>
                <w:rStyle w:val="Hyperlink"/>
                <w:noProof/>
              </w:rPr>
              <w:t>What background research was conducted for the design?</w:t>
            </w:r>
            <w:r w:rsidR="00895BAF">
              <w:rPr>
                <w:noProof/>
                <w:webHidden/>
              </w:rPr>
              <w:tab/>
            </w:r>
            <w:r w:rsidR="00895BAF">
              <w:rPr>
                <w:noProof/>
                <w:webHidden/>
              </w:rPr>
              <w:fldChar w:fldCharType="begin"/>
            </w:r>
            <w:r w:rsidR="00895BAF">
              <w:rPr>
                <w:noProof/>
                <w:webHidden/>
              </w:rPr>
              <w:instrText xml:space="preserve"> PAGEREF _Toc35462015 \h </w:instrText>
            </w:r>
            <w:r w:rsidR="00895BAF">
              <w:rPr>
                <w:noProof/>
                <w:webHidden/>
              </w:rPr>
            </w:r>
            <w:r w:rsidR="00895BAF">
              <w:rPr>
                <w:noProof/>
                <w:webHidden/>
              </w:rPr>
              <w:fldChar w:fldCharType="separate"/>
            </w:r>
            <w:r w:rsidR="00895BAF">
              <w:rPr>
                <w:noProof/>
                <w:webHidden/>
              </w:rPr>
              <w:t>1</w:t>
            </w:r>
            <w:r w:rsidR="00895BAF">
              <w:rPr>
                <w:noProof/>
                <w:webHidden/>
              </w:rPr>
              <w:fldChar w:fldCharType="end"/>
            </w:r>
          </w:hyperlink>
        </w:p>
        <w:p w14:paraId="4CB4564E" w14:textId="77777777" w:rsidR="00895BAF" w:rsidRDefault="00BA7207">
          <w:pPr>
            <w:pStyle w:val="TOC1"/>
            <w:tabs>
              <w:tab w:val="right" w:leader="dot" w:pos="9016"/>
            </w:tabs>
            <w:rPr>
              <w:rFonts w:asciiTheme="minorHAnsi" w:eastAsiaTheme="minorEastAsia" w:hAnsiTheme="minorHAnsi"/>
              <w:noProof/>
              <w:lang w:val="en-US"/>
            </w:rPr>
          </w:pPr>
          <w:hyperlink w:anchor="_Toc35462016" w:history="1">
            <w:r w:rsidR="00895BAF" w:rsidRPr="00A6194B">
              <w:rPr>
                <w:rStyle w:val="Hyperlink"/>
                <w:noProof/>
              </w:rPr>
              <w:t>Application UI Design</w:t>
            </w:r>
            <w:r w:rsidR="00895BAF">
              <w:rPr>
                <w:noProof/>
                <w:webHidden/>
              </w:rPr>
              <w:tab/>
            </w:r>
            <w:r w:rsidR="00895BAF">
              <w:rPr>
                <w:noProof/>
                <w:webHidden/>
              </w:rPr>
              <w:fldChar w:fldCharType="begin"/>
            </w:r>
            <w:r w:rsidR="00895BAF">
              <w:rPr>
                <w:noProof/>
                <w:webHidden/>
              </w:rPr>
              <w:instrText xml:space="preserve"> PAGEREF _Toc35462016 \h </w:instrText>
            </w:r>
            <w:r w:rsidR="00895BAF">
              <w:rPr>
                <w:noProof/>
                <w:webHidden/>
              </w:rPr>
            </w:r>
            <w:r w:rsidR="00895BAF">
              <w:rPr>
                <w:noProof/>
                <w:webHidden/>
              </w:rPr>
              <w:fldChar w:fldCharType="separate"/>
            </w:r>
            <w:r w:rsidR="00895BAF">
              <w:rPr>
                <w:noProof/>
                <w:webHidden/>
              </w:rPr>
              <w:t>2</w:t>
            </w:r>
            <w:r w:rsidR="00895BAF">
              <w:rPr>
                <w:noProof/>
                <w:webHidden/>
              </w:rPr>
              <w:fldChar w:fldCharType="end"/>
            </w:r>
          </w:hyperlink>
        </w:p>
        <w:p w14:paraId="3D5FC9D3" w14:textId="77777777" w:rsidR="00895BAF" w:rsidRDefault="00BA7207">
          <w:pPr>
            <w:pStyle w:val="TOC2"/>
            <w:tabs>
              <w:tab w:val="right" w:leader="dot" w:pos="9016"/>
            </w:tabs>
            <w:rPr>
              <w:rFonts w:asciiTheme="minorHAnsi" w:eastAsiaTheme="minorEastAsia" w:hAnsiTheme="minorHAnsi"/>
              <w:noProof/>
              <w:lang w:val="en-US"/>
            </w:rPr>
          </w:pPr>
          <w:hyperlink w:anchor="_Toc35462017" w:history="1">
            <w:r w:rsidR="00895BAF" w:rsidRPr="00A6194B">
              <w:rPr>
                <w:rStyle w:val="Hyperlink"/>
                <w:noProof/>
              </w:rPr>
              <w:t>How does the user navigate through the app?</w:t>
            </w:r>
            <w:r w:rsidR="00895BAF">
              <w:rPr>
                <w:noProof/>
                <w:webHidden/>
              </w:rPr>
              <w:tab/>
            </w:r>
            <w:r w:rsidR="00895BAF">
              <w:rPr>
                <w:noProof/>
                <w:webHidden/>
              </w:rPr>
              <w:fldChar w:fldCharType="begin"/>
            </w:r>
            <w:r w:rsidR="00895BAF">
              <w:rPr>
                <w:noProof/>
                <w:webHidden/>
              </w:rPr>
              <w:instrText xml:space="preserve"> PAGEREF _Toc35462017 \h </w:instrText>
            </w:r>
            <w:r w:rsidR="00895BAF">
              <w:rPr>
                <w:noProof/>
                <w:webHidden/>
              </w:rPr>
            </w:r>
            <w:r w:rsidR="00895BAF">
              <w:rPr>
                <w:noProof/>
                <w:webHidden/>
              </w:rPr>
              <w:fldChar w:fldCharType="separate"/>
            </w:r>
            <w:r w:rsidR="00895BAF">
              <w:rPr>
                <w:noProof/>
                <w:webHidden/>
              </w:rPr>
              <w:t>2</w:t>
            </w:r>
            <w:r w:rsidR="00895BAF">
              <w:rPr>
                <w:noProof/>
                <w:webHidden/>
              </w:rPr>
              <w:fldChar w:fldCharType="end"/>
            </w:r>
          </w:hyperlink>
        </w:p>
        <w:p w14:paraId="1ECE752D" w14:textId="77777777" w:rsidR="00895BAF" w:rsidRDefault="00BA7207">
          <w:pPr>
            <w:pStyle w:val="TOC2"/>
            <w:tabs>
              <w:tab w:val="right" w:leader="dot" w:pos="9016"/>
            </w:tabs>
            <w:rPr>
              <w:rFonts w:asciiTheme="minorHAnsi" w:eastAsiaTheme="minorEastAsia" w:hAnsiTheme="minorHAnsi"/>
              <w:noProof/>
              <w:lang w:val="en-US"/>
            </w:rPr>
          </w:pPr>
          <w:hyperlink w:anchor="_Toc35462018" w:history="1">
            <w:r w:rsidR="00895BAF" w:rsidRPr="00A6194B">
              <w:rPr>
                <w:rStyle w:val="Hyperlink"/>
                <w:noProof/>
              </w:rPr>
              <w:t>Why the UI was designed this way?</w:t>
            </w:r>
            <w:r w:rsidR="00895BAF">
              <w:rPr>
                <w:noProof/>
                <w:webHidden/>
              </w:rPr>
              <w:tab/>
            </w:r>
            <w:r w:rsidR="00895BAF">
              <w:rPr>
                <w:noProof/>
                <w:webHidden/>
              </w:rPr>
              <w:fldChar w:fldCharType="begin"/>
            </w:r>
            <w:r w:rsidR="00895BAF">
              <w:rPr>
                <w:noProof/>
                <w:webHidden/>
              </w:rPr>
              <w:instrText xml:space="preserve"> PAGEREF _Toc35462018 \h </w:instrText>
            </w:r>
            <w:r w:rsidR="00895BAF">
              <w:rPr>
                <w:noProof/>
                <w:webHidden/>
              </w:rPr>
            </w:r>
            <w:r w:rsidR="00895BAF">
              <w:rPr>
                <w:noProof/>
                <w:webHidden/>
              </w:rPr>
              <w:fldChar w:fldCharType="separate"/>
            </w:r>
            <w:r w:rsidR="00895BAF">
              <w:rPr>
                <w:noProof/>
                <w:webHidden/>
              </w:rPr>
              <w:t>7</w:t>
            </w:r>
            <w:r w:rsidR="00895BAF">
              <w:rPr>
                <w:noProof/>
                <w:webHidden/>
              </w:rPr>
              <w:fldChar w:fldCharType="end"/>
            </w:r>
          </w:hyperlink>
        </w:p>
        <w:p w14:paraId="71720ACC" w14:textId="77777777" w:rsidR="00895BAF" w:rsidRDefault="00BA7207">
          <w:pPr>
            <w:pStyle w:val="TOC1"/>
            <w:tabs>
              <w:tab w:val="right" w:leader="dot" w:pos="9016"/>
            </w:tabs>
            <w:rPr>
              <w:rFonts w:asciiTheme="minorHAnsi" w:eastAsiaTheme="minorEastAsia" w:hAnsiTheme="minorHAnsi"/>
              <w:noProof/>
              <w:lang w:val="en-US"/>
            </w:rPr>
          </w:pPr>
          <w:hyperlink w:anchor="_Toc35462019" w:history="1">
            <w:r w:rsidR="00895BAF" w:rsidRPr="00A6194B">
              <w:rPr>
                <w:rStyle w:val="Hyperlink"/>
                <w:noProof/>
                <w:shd w:val="clear" w:color="auto" w:fill="FFFFFF"/>
              </w:rPr>
              <w:t>Implementation</w:t>
            </w:r>
            <w:r w:rsidR="00895BAF">
              <w:rPr>
                <w:noProof/>
                <w:webHidden/>
              </w:rPr>
              <w:tab/>
            </w:r>
            <w:r w:rsidR="00895BAF">
              <w:rPr>
                <w:noProof/>
                <w:webHidden/>
              </w:rPr>
              <w:fldChar w:fldCharType="begin"/>
            </w:r>
            <w:r w:rsidR="00895BAF">
              <w:rPr>
                <w:noProof/>
                <w:webHidden/>
              </w:rPr>
              <w:instrText xml:space="preserve"> PAGEREF _Toc35462019 \h </w:instrText>
            </w:r>
            <w:r w:rsidR="00895BAF">
              <w:rPr>
                <w:noProof/>
                <w:webHidden/>
              </w:rPr>
            </w:r>
            <w:r w:rsidR="00895BAF">
              <w:rPr>
                <w:noProof/>
                <w:webHidden/>
              </w:rPr>
              <w:fldChar w:fldCharType="separate"/>
            </w:r>
            <w:r w:rsidR="00895BAF">
              <w:rPr>
                <w:noProof/>
                <w:webHidden/>
              </w:rPr>
              <w:t>7</w:t>
            </w:r>
            <w:r w:rsidR="00895BAF">
              <w:rPr>
                <w:noProof/>
                <w:webHidden/>
              </w:rPr>
              <w:fldChar w:fldCharType="end"/>
            </w:r>
          </w:hyperlink>
        </w:p>
        <w:p w14:paraId="3F1530F1" w14:textId="77777777" w:rsidR="00895BAF" w:rsidRDefault="00BA7207">
          <w:pPr>
            <w:pStyle w:val="TOC2"/>
            <w:tabs>
              <w:tab w:val="right" w:leader="dot" w:pos="9016"/>
            </w:tabs>
            <w:rPr>
              <w:rFonts w:asciiTheme="minorHAnsi" w:eastAsiaTheme="minorEastAsia" w:hAnsiTheme="minorHAnsi"/>
              <w:noProof/>
              <w:lang w:val="en-US"/>
            </w:rPr>
          </w:pPr>
          <w:hyperlink w:anchor="_Toc35462020" w:history="1">
            <w:r w:rsidR="00895BAF" w:rsidRPr="00A6194B">
              <w:rPr>
                <w:rStyle w:val="Hyperlink"/>
                <w:noProof/>
              </w:rPr>
              <w:t>What was the overall structure/architecture of Memori?</w:t>
            </w:r>
            <w:r w:rsidR="00895BAF">
              <w:rPr>
                <w:noProof/>
                <w:webHidden/>
              </w:rPr>
              <w:tab/>
            </w:r>
            <w:r w:rsidR="00895BAF">
              <w:rPr>
                <w:noProof/>
                <w:webHidden/>
              </w:rPr>
              <w:fldChar w:fldCharType="begin"/>
            </w:r>
            <w:r w:rsidR="00895BAF">
              <w:rPr>
                <w:noProof/>
                <w:webHidden/>
              </w:rPr>
              <w:instrText xml:space="preserve"> PAGEREF _Toc35462020 \h </w:instrText>
            </w:r>
            <w:r w:rsidR="00895BAF">
              <w:rPr>
                <w:noProof/>
                <w:webHidden/>
              </w:rPr>
            </w:r>
            <w:r w:rsidR="00895BAF">
              <w:rPr>
                <w:noProof/>
                <w:webHidden/>
              </w:rPr>
              <w:fldChar w:fldCharType="separate"/>
            </w:r>
            <w:r w:rsidR="00895BAF">
              <w:rPr>
                <w:noProof/>
                <w:webHidden/>
              </w:rPr>
              <w:t>7</w:t>
            </w:r>
            <w:r w:rsidR="00895BAF">
              <w:rPr>
                <w:noProof/>
                <w:webHidden/>
              </w:rPr>
              <w:fldChar w:fldCharType="end"/>
            </w:r>
          </w:hyperlink>
        </w:p>
        <w:p w14:paraId="2B0358B5" w14:textId="77777777" w:rsidR="00895BAF" w:rsidRDefault="00BA7207">
          <w:pPr>
            <w:pStyle w:val="TOC2"/>
            <w:tabs>
              <w:tab w:val="right" w:leader="dot" w:pos="9016"/>
            </w:tabs>
            <w:rPr>
              <w:rFonts w:asciiTheme="minorHAnsi" w:eastAsiaTheme="minorEastAsia" w:hAnsiTheme="minorHAnsi"/>
              <w:noProof/>
              <w:lang w:val="en-US"/>
            </w:rPr>
          </w:pPr>
          <w:hyperlink w:anchor="_Toc35462021" w:history="1">
            <w:r w:rsidR="00895BAF" w:rsidRPr="00A6194B">
              <w:rPr>
                <w:rStyle w:val="Hyperlink"/>
                <w:noProof/>
                <w:shd w:val="clear" w:color="auto" w:fill="FFFFFF"/>
              </w:rPr>
              <w:t>Which aspects were difficult to implement and how were they achieved?</w:t>
            </w:r>
            <w:r w:rsidR="00895BAF">
              <w:rPr>
                <w:noProof/>
                <w:webHidden/>
              </w:rPr>
              <w:tab/>
            </w:r>
            <w:r w:rsidR="00895BAF">
              <w:rPr>
                <w:noProof/>
                <w:webHidden/>
              </w:rPr>
              <w:fldChar w:fldCharType="begin"/>
            </w:r>
            <w:r w:rsidR="00895BAF">
              <w:rPr>
                <w:noProof/>
                <w:webHidden/>
              </w:rPr>
              <w:instrText xml:space="preserve"> PAGEREF _Toc35462021 \h </w:instrText>
            </w:r>
            <w:r w:rsidR="00895BAF">
              <w:rPr>
                <w:noProof/>
                <w:webHidden/>
              </w:rPr>
            </w:r>
            <w:r w:rsidR="00895BAF">
              <w:rPr>
                <w:noProof/>
                <w:webHidden/>
              </w:rPr>
              <w:fldChar w:fldCharType="separate"/>
            </w:r>
            <w:r w:rsidR="00895BAF">
              <w:rPr>
                <w:noProof/>
                <w:webHidden/>
              </w:rPr>
              <w:t>8</w:t>
            </w:r>
            <w:r w:rsidR="00895BAF">
              <w:rPr>
                <w:noProof/>
                <w:webHidden/>
              </w:rPr>
              <w:fldChar w:fldCharType="end"/>
            </w:r>
          </w:hyperlink>
        </w:p>
        <w:p w14:paraId="3A6ED259" w14:textId="77777777" w:rsidR="00895BAF" w:rsidRDefault="00BA7207">
          <w:pPr>
            <w:pStyle w:val="TOC2"/>
            <w:tabs>
              <w:tab w:val="right" w:leader="dot" w:pos="9016"/>
            </w:tabs>
            <w:rPr>
              <w:rFonts w:asciiTheme="minorHAnsi" w:eastAsiaTheme="minorEastAsia" w:hAnsiTheme="minorHAnsi"/>
              <w:noProof/>
              <w:lang w:val="en-US"/>
            </w:rPr>
          </w:pPr>
          <w:hyperlink w:anchor="_Toc35462022" w:history="1">
            <w:r w:rsidR="00895BAF" w:rsidRPr="00A6194B">
              <w:rPr>
                <w:rStyle w:val="Hyperlink"/>
                <w:noProof/>
                <w:shd w:val="clear" w:color="auto" w:fill="FFFFFF"/>
              </w:rPr>
              <w:t>What software testing was performed?</w:t>
            </w:r>
            <w:r w:rsidR="00895BAF">
              <w:rPr>
                <w:noProof/>
                <w:webHidden/>
              </w:rPr>
              <w:tab/>
            </w:r>
            <w:r w:rsidR="00895BAF">
              <w:rPr>
                <w:noProof/>
                <w:webHidden/>
              </w:rPr>
              <w:fldChar w:fldCharType="begin"/>
            </w:r>
            <w:r w:rsidR="00895BAF">
              <w:rPr>
                <w:noProof/>
                <w:webHidden/>
              </w:rPr>
              <w:instrText xml:space="preserve"> PAGEREF _Toc35462022 \h </w:instrText>
            </w:r>
            <w:r w:rsidR="00895BAF">
              <w:rPr>
                <w:noProof/>
                <w:webHidden/>
              </w:rPr>
            </w:r>
            <w:r w:rsidR="00895BAF">
              <w:rPr>
                <w:noProof/>
                <w:webHidden/>
              </w:rPr>
              <w:fldChar w:fldCharType="separate"/>
            </w:r>
            <w:r w:rsidR="00895BAF">
              <w:rPr>
                <w:noProof/>
                <w:webHidden/>
              </w:rPr>
              <w:t>9</w:t>
            </w:r>
            <w:r w:rsidR="00895BAF">
              <w:rPr>
                <w:noProof/>
                <w:webHidden/>
              </w:rPr>
              <w:fldChar w:fldCharType="end"/>
            </w:r>
          </w:hyperlink>
        </w:p>
        <w:p w14:paraId="48887BD2" w14:textId="77777777" w:rsidR="00895BAF" w:rsidRDefault="00BA7207">
          <w:pPr>
            <w:pStyle w:val="TOC1"/>
            <w:tabs>
              <w:tab w:val="right" w:leader="dot" w:pos="9016"/>
            </w:tabs>
            <w:rPr>
              <w:rFonts w:asciiTheme="minorHAnsi" w:eastAsiaTheme="minorEastAsia" w:hAnsiTheme="minorHAnsi"/>
              <w:noProof/>
              <w:lang w:val="en-US"/>
            </w:rPr>
          </w:pPr>
          <w:hyperlink w:anchor="_Toc35462023" w:history="1">
            <w:r w:rsidR="00895BAF" w:rsidRPr="00A6194B">
              <w:rPr>
                <w:rStyle w:val="Hyperlink"/>
                <w:noProof/>
              </w:rPr>
              <w:t>Evaluation</w:t>
            </w:r>
            <w:r w:rsidR="00895BAF">
              <w:rPr>
                <w:noProof/>
                <w:webHidden/>
              </w:rPr>
              <w:tab/>
            </w:r>
            <w:r w:rsidR="00895BAF">
              <w:rPr>
                <w:noProof/>
                <w:webHidden/>
              </w:rPr>
              <w:fldChar w:fldCharType="begin"/>
            </w:r>
            <w:r w:rsidR="00895BAF">
              <w:rPr>
                <w:noProof/>
                <w:webHidden/>
              </w:rPr>
              <w:instrText xml:space="preserve"> PAGEREF _Toc35462023 \h </w:instrText>
            </w:r>
            <w:r w:rsidR="00895BAF">
              <w:rPr>
                <w:noProof/>
                <w:webHidden/>
              </w:rPr>
            </w:r>
            <w:r w:rsidR="00895BAF">
              <w:rPr>
                <w:noProof/>
                <w:webHidden/>
              </w:rPr>
              <w:fldChar w:fldCharType="separate"/>
            </w:r>
            <w:r w:rsidR="00895BAF">
              <w:rPr>
                <w:noProof/>
                <w:webHidden/>
              </w:rPr>
              <w:t>9</w:t>
            </w:r>
            <w:r w:rsidR="00895BAF">
              <w:rPr>
                <w:noProof/>
                <w:webHidden/>
              </w:rPr>
              <w:fldChar w:fldCharType="end"/>
            </w:r>
          </w:hyperlink>
        </w:p>
        <w:p w14:paraId="3702F8D0" w14:textId="77777777" w:rsidR="00895BAF" w:rsidRDefault="00BA7207">
          <w:pPr>
            <w:pStyle w:val="TOC2"/>
            <w:tabs>
              <w:tab w:val="right" w:leader="dot" w:pos="9016"/>
            </w:tabs>
            <w:rPr>
              <w:rFonts w:asciiTheme="minorHAnsi" w:eastAsiaTheme="minorEastAsia" w:hAnsiTheme="minorHAnsi"/>
              <w:noProof/>
              <w:lang w:val="en-US"/>
            </w:rPr>
          </w:pPr>
          <w:hyperlink w:anchor="_Toc35462024" w:history="1">
            <w:r w:rsidR="00895BAF" w:rsidRPr="00A6194B">
              <w:rPr>
                <w:rStyle w:val="Hyperlink"/>
                <w:noProof/>
              </w:rPr>
              <w:t>How would Memori be evaluated to determine its usability?</w:t>
            </w:r>
            <w:r w:rsidR="00895BAF">
              <w:rPr>
                <w:noProof/>
                <w:webHidden/>
              </w:rPr>
              <w:tab/>
            </w:r>
            <w:r w:rsidR="00895BAF">
              <w:rPr>
                <w:noProof/>
                <w:webHidden/>
              </w:rPr>
              <w:fldChar w:fldCharType="begin"/>
            </w:r>
            <w:r w:rsidR="00895BAF">
              <w:rPr>
                <w:noProof/>
                <w:webHidden/>
              </w:rPr>
              <w:instrText xml:space="preserve"> PAGEREF _Toc35462024 \h </w:instrText>
            </w:r>
            <w:r w:rsidR="00895BAF">
              <w:rPr>
                <w:noProof/>
                <w:webHidden/>
              </w:rPr>
            </w:r>
            <w:r w:rsidR="00895BAF">
              <w:rPr>
                <w:noProof/>
                <w:webHidden/>
              </w:rPr>
              <w:fldChar w:fldCharType="separate"/>
            </w:r>
            <w:r w:rsidR="00895BAF">
              <w:rPr>
                <w:noProof/>
                <w:webHidden/>
              </w:rPr>
              <w:t>9</w:t>
            </w:r>
            <w:r w:rsidR="00895BAF">
              <w:rPr>
                <w:noProof/>
                <w:webHidden/>
              </w:rPr>
              <w:fldChar w:fldCharType="end"/>
            </w:r>
          </w:hyperlink>
        </w:p>
        <w:p w14:paraId="08100F05" w14:textId="77777777" w:rsidR="00895BAF" w:rsidRDefault="00BA7207">
          <w:pPr>
            <w:pStyle w:val="TOC2"/>
            <w:tabs>
              <w:tab w:val="right" w:leader="dot" w:pos="9016"/>
            </w:tabs>
            <w:rPr>
              <w:rFonts w:asciiTheme="minorHAnsi" w:eastAsiaTheme="minorEastAsia" w:hAnsiTheme="minorHAnsi"/>
              <w:noProof/>
              <w:lang w:val="en-US"/>
            </w:rPr>
          </w:pPr>
          <w:hyperlink w:anchor="_Toc35462025" w:history="1">
            <w:r w:rsidR="00895BAF" w:rsidRPr="00A6194B">
              <w:rPr>
                <w:rStyle w:val="Hyperlink"/>
                <w:noProof/>
              </w:rPr>
              <w:t>What are the strengths/weaknesses of Memori?</w:t>
            </w:r>
            <w:r w:rsidR="00895BAF">
              <w:rPr>
                <w:noProof/>
                <w:webHidden/>
              </w:rPr>
              <w:tab/>
            </w:r>
            <w:r w:rsidR="00895BAF">
              <w:rPr>
                <w:noProof/>
                <w:webHidden/>
              </w:rPr>
              <w:fldChar w:fldCharType="begin"/>
            </w:r>
            <w:r w:rsidR="00895BAF">
              <w:rPr>
                <w:noProof/>
                <w:webHidden/>
              </w:rPr>
              <w:instrText xml:space="preserve"> PAGEREF _Toc35462025 \h </w:instrText>
            </w:r>
            <w:r w:rsidR="00895BAF">
              <w:rPr>
                <w:noProof/>
                <w:webHidden/>
              </w:rPr>
            </w:r>
            <w:r w:rsidR="00895BAF">
              <w:rPr>
                <w:noProof/>
                <w:webHidden/>
              </w:rPr>
              <w:fldChar w:fldCharType="separate"/>
            </w:r>
            <w:r w:rsidR="00895BAF">
              <w:rPr>
                <w:noProof/>
                <w:webHidden/>
              </w:rPr>
              <w:t>10</w:t>
            </w:r>
            <w:r w:rsidR="00895BAF">
              <w:rPr>
                <w:noProof/>
                <w:webHidden/>
              </w:rPr>
              <w:fldChar w:fldCharType="end"/>
            </w:r>
          </w:hyperlink>
        </w:p>
        <w:p w14:paraId="6B1CE2EB" w14:textId="77777777" w:rsidR="00895BAF" w:rsidRDefault="00BA7207">
          <w:pPr>
            <w:pStyle w:val="TOC2"/>
            <w:tabs>
              <w:tab w:val="right" w:leader="dot" w:pos="9016"/>
            </w:tabs>
            <w:rPr>
              <w:rFonts w:asciiTheme="minorHAnsi" w:eastAsiaTheme="minorEastAsia" w:hAnsiTheme="minorHAnsi"/>
              <w:noProof/>
              <w:lang w:val="en-US"/>
            </w:rPr>
          </w:pPr>
          <w:hyperlink w:anchor="_Toc35462026" w:history="1">
            <w:r w:rsidR="00895BAF" w:rsidRPr="00A6194B">
              <w:rPr>
                <w:rStyle w:val="Hyperlink"/>
                <w:noProof/>
              </w:rPr>
              <w:t>What elements could be improved?</w:t>
            </w:r>
            <w:r w:rsidR="00895BAF">
              <w:rPr>
                <w:noProof/>
                <w:webHidden/>
              </w:rPr>
              <w:tab/>
            </w:r>
            <w:r w:rsidR="00895BAF">
              <w:rPr>
                <w:noProof/>
                <w:webHidden/>
              </w:rPr>
              <w:fldChar w:fldCharType="begin"/>
            </w:r>
            <w:r w:rsidR="00895BAF">
              <w:rPr>
                <w:noProof/>
                <w:webHidden/>
              </w:rPr>
              <w:instrText xml:space="preserve"> PAGEREF _Toc35462026 \h </w:instrText>
            </w:r>
            <w:r w:rsidR="00895BAF">
              <w:rPr>
                <w:noProof/>
                <w:webHidden/>
              </w:rPr>
            </w:r>
            <w:r w:rsidR="00895BAF">
              <w:rPr>
                <w:noProof/>
                <w:webHidden/>
              </w:rPr>
              <w:fldChar w:fldCharType="separate"/>
            </w:r>
            <w:r w:rsidR="00895BAF">
              <w:rPr>
                <w:noProof/>
                <w:webHidden/>
              </w:rPr>
              <w:t>10</w:t>
            </w:r>
            <w:r w:rsidR="00895BAF">
              <w:rPr>
                <w:noProof/>
                <w:webHidden/>
              </w:rPr>
              <w:fldChar w:fldCharType="end"/>
            </w:r>
          </w:hyperlink>
        </w:p>
        <w:p w14:paraId="4E3A42BD" w14:textId="77777777" w:rsidR="00895BAF" w:rsidRDefault="00BA7207">
          <w:pPr>
            <w:pStyle w:val="TOC1"/>
            <w:tabs>
              <w:tab w:val="right" w:leader="dot" w:pos="9016"/>
            </w:tabs>
            <w:rPr>
              <w:rFonts w:asciiTheme="minorHAnsi" w:eastAsiaTheme="minorEastAsia" w:hAnsiTheme="minorHAnsi"/>
              <w:noProof/>
              <w:lang w:val="en-US"/>
            </w:rPr>
          </w:pPr>
          <w:hyperlink w:anchor="_Toc35462027" w:history="1">
            <w:r w:rsidR="00895BAF" w:rsidRPr="00A6194B">
              <w:rPr>
                <w:rStyle w:val="Hyperlink"/>
                <w:noProof/>
              </w:rPr>
              <w:t>Resources List</w:t>
            </w:r>
            <w:r w:rsidR="00895BAF">
              <w:rPr>
                <w:noProof/>
                <w:webHidden/>
              </w:rPr>
              <w:tab/>
            </w:r>
            <w:r w:rsidR="00895BAF">
              <w:rPr>
                <w:noProof/>
                <w:webHidden/>
              </w:rPr>
              <w:fldChar w:fldCharType="begin"/>
            </w:r>
            <w:r w:rsidR="00895BAF">
              <w:rPr>
                <w:noProof/>
                <w:webHidden/>
              </w:rPr>
              <w:instrText xml:space="preserve"> PAGEREF _Toc35462027 \h </w:instrText>
            </w:r>
            <w:r w:rsidR="00895BAF">
              <w:rPr>
                <w:noProof/>
                <w:webHidden/>
              </w:rPr>
            </w:r>
            <w:r w:rsidR="00895BAF">
              <w:rPr>
                <w:noProof/>
                <w:webHidden/>
              </w:rPr>
              <w:fldChar w:fldCharType="separate"/>
            </w:r>
            <w:r w:rsidR="00895BAF">
              <w:rPr>
                <w:noProof/>
                <w:webHidden/>
              </w:rPr>
              <w:t>11</w:t>
            </w:r>
            <w:r w:rsidR="00895BAF">
              <w:rPr>
                <w:noProof/>
                <w:webHidden/>
              </w:rPr>
              <w:fldChar w:fldCharType="end"/>
            </w:r>
          </w:hyperlink>
        </w:p>
        <w:p w14:paraId="2C1F1FC2" w14:textId="77777777" w:rsidR="00895BAF" w:rsidRDefault="00BA7207">
          <w:pPr>
            <w:pStyle w:val="TOC2"/>
            <w:tabs>
              <w:tab w:val="right" w:leader="dot" w:pos="9016"/>
            </w:tabs>
            <w:rPr>
              <w:rFonts w:asciiTheme="minorHAnsi" w:eastAsiaTheme="minorEastAsia" w:hAnsiTheme="minorHAnsi"/>
              <w:noProof/>
              <w:lang w:val="en-US"/>
            </w:rPr>
          </w:pPr>
          <w:hyperlink w:anchor="_Toc35462028" w:history="1">
            <w:r w:rsidR="00895BAF" w:rsidRPr="00A6194B">
              <w:rPr>
                <w:rStyle w:val="Hyperlink"/>
                <w:noProof/>
              </w:rPr>
              <w:t>Bibliography</w:t>
            </w:r>
            <w:r w:rsidR="00895BAF">
              <w:rPr>
                <w:noProof/>
                <w:webHidden/>
              </w:rPr>
              <w:tab/>
            </w:r>
            <w:r w:rsidR="00895BAF">
              <w:rPr>
                <w:noProof/>
                <w:webHidden/>
              </w:rPr>
              <w:fldChar w:fldCharType="begin"/>
            </w:r>
            <w:r w:rsidR="00895BAF">
              <w:rPr>
                <w:noProof/>
                <w:webHidden/>
              </w:rPr>
              <w:instrText xml:space="preserve"> PAGEREF _Toc35462028 \h </w:instrText>
            </w:r>
            <w:r w:rsidR="00895BAF">
              <w:rPr>
                <w:noProof/>
                <w:webHidden/>
              </w:rPr>
            </w:r>
            <w:r w:rsidR="00895BAF">
              <w:rPr>
                <w:noProof/>
                <w:webHidden/>
              </w:rPr>
              <w:fldChar w:fldCharType="separate"/>
            </w:r>
            <w:r w:rsidR="00895BAF">
              <w:rPr>
                <w:noProof/>
                <w:webHidden/>
              </w:rPr>
              <w:t>11</w:t>
            </w:r>
            <w:r w:rsidR="00895BAF">
              <w:rPr>
                <w:noProof/>
                <w:webHidden/>
              </w:rPr>
              <w:fldChar w:fldCharType="end"/>
            </w:r>
          </w:hyperlink>
        </w:p>
        <w:p w14:paraId="411219D0" w14:textId="77777777" w:rsidR="00895BAF" w:rsidRDefault="00BA7207">
          <w:pPr>
            <w:pStyle w:val="TOC2"/>
            <w:tabs>
              <w:tab w:val="right" w:leader="dot" w:pos="9016"/>
            </w:tabs>
            <w:rPr>
              <w:rFonts w:asciiTheme="minorHAnsi" w:eastAsiaTheme="minorEastAsia" w:hAnsiTheme="minorHAnsi"/>
              <w:noProof/>
              <w:lang w:val="en-US"/>
            </w:rPr>
          </w:pPr>
          <w:hyperlink w:anchor="_Toc35462029" w:history="1">
            <w:r w:rsidR="00895BAF" w:rsidRPr="00A6194B">
              <w:rPr>
                <w:rStyle w:val="Hyperlink"/>
                <w:noProof/>
              </w:rPr>
              <w:t>Extra Figures</w:t>
            </w:r>
            <w:r w:rsidR="00895BAF">
              <w:rPr>
                <w:noProof/>
                <w:webHidden/>
              </w:rPr>
              <w:tab/>
            </w:r>
            <w:r w:rsidR="00895BAF">
              <w:rPr>
                <w:noProof/>
                <w:webHidden/>
              </w:rPr>
              <w:fldChar w:fldCharType="begin"/>
            </w:r>
            <w:r w:rsidR="00895BAF">
              <w:rPr>
                <w:noProof/>
                <w:webHidden/>
              </w:rPr>
              <w:instrText xml:space="preserve"> PAGEREF _Toc35462029 \h </w:instrText>
            </w:r>
            <w:r w:rsidR="00895BAF">
              <w:rPr>
                <w:noProof/>
                <w:webHidden/>
              </w:rPr>
            </w:r>
            <w:r w:rsidR="00895BAF">
              <w:rPr>
                <w:noProof/>
                <w:webHidden/>
              </w:rPr>
              <w:fldChar w:fldCharType="separate"/>
            </w:r>
            <w:r w:rsidR="00895BAF">
              <w:rPr>
                <w:noProof/>
                <w:webHidden/>
              </w:rPr>
              <w:t>11</w:t>
            </w:r>
            <w:r w:rsidR="00895BAF">
              <w:rPr>
                <w:noProof/>
                <w:webHidden/>
              </w:rPr>
              <w:fldChar w:fldCharType="end"/>
            </w:r>
          </w:hyperlink>
        </w:p>
        <w:p w14:paraId="6E750D36" w14:textId="77777777" w:rsidR="0077406F" w:rsidRPr="00067A4E" w:rsidRDefault="00FA6E8D" w:rsidP="00FB6610">
          <w:pPr>
            <w:tabs>
              <w:tab w:val="left" w:pos="1560"/>
            </w:tabs>
            <w:rPr>
              <w:rFonts w:ascii="Arial" w:hAnsi="Arial" w:cs="Arial"/>
              <w:sz w:val="24"/>
              <w:szCs w:val="28"/>
            </w:rPr>
          </w:pPr>
          <w:r w:rsidRPr="00067A4E">
            <w:rPr>
              <w:rFonts w:ascii="Arial" w:hAnsi="Arial" w:cs="Arial"/>
              <w:sz w:val="24"/>
              <w:szCs w:val="28"/>
            </w:rPr>
            <w:fldChar w:fldCharType="end"/>
          </w:r>
        </w:p>
      </w:sdtContent>
    </w:sdt>
    <w:p w14:paraId="1B88C9DB" w14:textId="77777777" w:rsidR="00EC5259" w:rsidRPr="00067A4E" w:rsidRDefault="00EC5259">
      <w:pPr>
        <w:rPr>
          <w:rFonts w:ascii="Arial" w:hAnsi="Arial" w:cs="Arial"/>
          <w:sz w:val="24"/>
          <w:szCs w:val="28"/>
        </w:rPr>
        <w:sectPr w:rsidR="00EC5259" w:rsidRPr="00067A4E" w:rsidSect="0077406F">
          <w:footerReference w:type="default" r:id="rId10"/>
          <w:type w:val="continuous"/>
          <w:pgSz w:w="11906" w:h="16838"/>
          <w:pgMar w:top="1440" w:right="1440" w:bottom="1440" w:left="1440" w:header="708" w:footer="708" w:gutter="0"/>
          <w:pgNumType w:start="1"/>
          <w:cols w:space="708"/>
          <w:docGrid w:linePitch="360"/>
        </w:sectPr>
      </w:pPr>
    </w:p>
    <w:p w14:paraId="69B48623" w14:textId="77777777" w:rsidR="0077406F" w:rsidRPr="00067A4E" w:rsidRDefault="0077406F">
      <w:pPr>
        <w:rPr>
          <w:rFonts w:ascii="Arial" w:hAnsi="Arial" w:cs="Arial"/>
          <w:sz w:val="24"/>
          <w:szCs w:val="28"/>
        </w:rPr>
      </w:pPr>
    </w:p>
    <w:p w14:paraId="4D8AD3AA" w14:textId="77777777" w:rsidR="0077406F" w:rsidRPr="00067A4E" w:rsidRDefault="0077406F">
      <w:pPr>
        <w:rPr>
          <w:rFonts w:ascii="Arial" w:hAnsi="Arial" w:cs="Arial"/>
          <w:sz w:val="24"/>
        </w:rPr>
      </w:pPr>
    </w:p>
    <w:p w14:paraId="61E710A0" w14:textId="77777777" w:rsidR="0077406F" w:rsidRPr="00067A4E" w:rsidRDefault="0077406F">
      <w:pPr>
        <w:rPr>
          <w:rFonts w:ascii="Arial" w:hAnsi="Arial" w:cs="Arial"/>
          <w:sz w:val="24"/>
        </w:rPr>
      </w:pPr>
    </w:p>
    <w:p w14:paraId="7875AB3B" w14:textId="77777777" w:rsidR="0077406F" w:rsidRPr="00067A4E" w:rsidRDefault="0077406F">
      <w:pPr>
        <w:rPr>
          <w:rFonts w:cs="Arial"/>
        </w:rPr>
      </w:pPr>
    </w:p>
    <w:p w14:paraId="5536DFDB" w14:textId="77777777" w:rsidR="0077406F" w:rsidRPr="00067A4E" w:rsidRDefault="0077406F">
      <w:pPr>
        <w:rPr>
          <w:rFonts w:cs="Arial"/>
        </w:rPr>
      </w:pPr>
    </w:p>
    <w:p w14:paraId="3536C447" w14:textId="77777777" w:rsidR="0077406F" w:rsidRPr="00067A4E" w:rsidRDefault="0077406F">
      <w:pPr>
        <w:rPr>
          <w:rFonts w:cs="Arial"/>
        </w:rPr>
      </w:pPr>
    </w:p>
    <w:p w14:paraId="1114AAF7" w14:textId="77777777" w:rsidR="0077406F" w:rsidRPr="00067A4E" w:rsidRDefault="0077406F">
      <w:pPr>
        <w:rPr>
          <w:rFonts w:cs="Arial"/>
        </w:rPr>
      </w:pPr>
    </w:p>
    <w:p w14:paraId="60EF9108" w14:textId="77777777" w:rsidR="0077406F" w:rsidRPr="00067A4E" w:rsidRDefault="0077406F">
      <w:pPr>
        <w:rPr>
          <w:rFonts w:cs="Arial"/>
        </w:rPr>
      </w:pPr>
    </w:p>
    <w:p w14:paraId="619BCECC" w14:textId="77777777" w:rsidR="0077406F" w:rsidRPr="00067A4E" w:rsidRDefault="0077406F">
      <w:pPr>
        <w:rPr>
          <w:rFonts w:cs="Arial"/>
        </w:rPr>
      </w:pPr>
    </w:p>
    <w:p w14:paraId="315961B8" w14:textId="77777777" w:rsidR="0077406F" w:rsidRDefault="0077406F">
      <w:pPr>
        <w:rPr>
          <w:rFonts w:cs="Arial"/>
        </w:rPr>
      </w:pPr>
    </w:p>
    <w:p w14:paraId="4D06A21D" w14:textId="77777777" w:rsidR="00393064" w:rsidRPr="00067A4E" w:rsidRDefault="00393064">
      <w:pPr>
        <w:rPr>
          <w:rFonts w:cs="Arial"/>
        </w:rPr>
      </w:pPr>
    </w:p>
    <w:p w14:paraId="12861D50" w14:textId="77777777" w:rsidR="00C73DFF" w:rsidRPr="00067A4E" w:rsidRDefault="00C73DFF">
      <w:pPr>
        <w:rPr>
          <w:rFonts w:cs="Arial"/>
        </w:rPr>
      </w:pPr>
    </w:p>
    <w:p w14:paraId="3E1F3352" w14:textId="77777777" w:rsidR="000848C8" w:rsidRPr="00067A4E" w:rsidRDefault="001B3FBA" w:rsidP="00ED0ABB">
      <w:pPr>
        <w:pStyle w:val="Heading1"/>
      </w:pPr>
      <w:bookmarkStart w:id="0" w:name="_Toc35462012"/>
      <w:r>
        <w:lastRenderedPageBreak/>
        <w:t>Introduction</w:t>
      </w:r>
      <w:bookmarkStart w:id="1" w:name="_GoBack"/>
      <w:bookmarkEnd w:id="0"/>
      <w:bookmarkEnd w:id="1"/>
    </w:p>
    <w:p w14:paraId="4E009F8A" w14:textId="251A6C34" w:rsidR="00ED0ABB" w:rsidRDefault="00411E20" w:rsidP="00F61749">
      <w:pPr>
        <w:rPr>
          <w:ins w:id="2" w:author="Sandip Patel" w:date="2020-03-21T14:11:00Z"/>
        </w:rPr>
      </w:pPr>
      <w:commentRangeStart w:id="3"/>
      <w:r>
        <w:t>This</w:t>
      </w:r>
      <w:r w:rsidR="001B3FBA">
        <w:t xml:space="preserve"> report will first discuss where the inspiration for the UI originated from and then explain how this inspiration was put into place. It will then showcase the functionality behind the UI and how several aspects have been implemented. The final section of the report</w:t>
      </w:r>
      <w:r w:rsidR="000943B2">
        <w:t xml:space="preserve"> will </w:t>
      </w:r>
      <w:r>
        <w:t xml:space="preserve">evaluate </w:t>
      </w:r>
      <w:proofErr w:type="spellStart"/>
      <w:r>
        <w:t>Memori</w:t>
      </w:r>
      <w:proofErr w:type="spellEnd"/>
      <w:r>
        <w:t xml:space="preserve"> and how a potential evaluation would be carried out.</w:t>
      </w:r>
      <w:commentRangeEnd w:id="3"/>
      <w:r w:rsidR="0099202F">
        <w:rPr>
          <w:rStyle w:val="CommentReference"/>
        </w:rPr>
        <w:commentReference w:id="3"/>
      </w:r>
    </w:p>
    <w:p w14:paraId="70D478A4" w14:textId="77777777" w:rsidR="006109B3" w:rsidRPr="006F1CEC" w:rsidRDefault="006109B3" w:rsidP="006109B3">
      <w:pPr>
        <w:rPr>
          <w:ins w:id="4" w:author="Sandip Patel" w:date="2020-03-21T14:12:00Z"/>
          <w:color w:val="FF0000"/>
        </w:rPr>
      </w:pPr>
      <w:ins w:id="5" w:author="Sandip Patel" w:date="2020-03-21T14:12:00Z">
        <w:r w:rsidRPr="00A44CD2">
          <w:rPr>
            <w:color w:val="FF0000"/>
          </w:rPr>
          <w:t xml:space="preserve">This report </w:t>
        </w:r>
        <w:r>
          <w:rPr>
            <w:color w:val="FF0000"/>
          </w:rPr>
          <w:t xml:space="preserve">details the </w:t>
        </w:r>
        <w:r w:rsidRPr="00A44CD2">
          <w:rPr>
            <w:color w:val="FF0000"/>
          </w:rPr>
          <w:t>development of</w:t>
        </w:r>
        <w:r>
          <w:rPr>
            <w:color w:val="FF0000"/>
          </w:rPr>
          <w:t xml:space="preserve"> </w:t>
        </w:r>
        <w:proofErr w:type="spellStart"/>
        <w:r>
          <w:rPr>
            <w:color w:val="FF0000"/>
          </w:rPr>
          <w:t>Memori</w:t>
        </w:r>
        <w:proofErr w:type="spellEnd"/>
        <w:r>
          <w:rPr>
            <w:color w:val="FF0000"/>
          </w:rPr>
          <w:t xml:space="preserve">, </w:t>
        </w:r>
        <w:r w:rsidRPr="00A44CD2">
          <w:rPr>
            <w:color w:val="FF0000"/>
          </w:rPr>
          <w:t>a travel journal mobile application</w:t>
        </w:r>
        <w:r>
          <w:rPr>
            <w:color w:val="FF0000"/>
          </w:rPr>
          <w:t>, from ideation through to implementation</w:t>
        </w:r>
        <w:r w:rsidRPr="00A44CD2">
          <w:rPr>
            <w:color w:val="FF0000"/>
          </w:rPr>
          <w:t xml:space="preserve">. The report </w:t>
        </w:r>
        <w:r>
          <w:rPr>
            <w:color w:val="FF0000"/>
          </w:rPr>
          <w:t>begins by detailing where the inspiration for the User Interface (UI)</w:t>
        </w:r>
        <w:r w:rsidRPr="00A44CD2">
          <w:rPr>
            <w:color w:val="FF0000"/>
          </w:rPr>
          <w:t xml:space="preserve"> originated and then explain</w:t>
        </w:r>
        <w:r>
          <w:rPr>
            <w:color w:val="FF0000"/>
          </w:rPr>
          <w:t>s</w:t>
        </w:r>
        <w:r w:rsidRPr="00A44CD2">
          <w:rPr>
            <w:color w:val="FF0000"/>
          </w:rPr>
          <w:t xml:space="preserve"> how this inspiration</w:t>
        </w:r>
        <w:r>
          <w:rPr>
            <w:color w:val="FF0000"/>
          </w:rPr>
          <w:t xml:space="preserve"> was applied</w:t>
        </w:r>
        <w:r w:rsidRPr="00A44CD2">
          <w:rPr>
            <w:color w:val="FF0000"/>
          </w:rPr>
          <w:t xml:space="preserve">. </w:t>
        </w:r>
        <w:r>
          <w:rPr>
            <w:color w:val="FF0000"/>
          </w:rPr>
          <w:t xml:space="preserve">This expands further to </w:t>
        </w:r>
        <w:r w:rsidRPr="00A44CD2">
          <w:rPr>
            <w:color w:val="FF0000"/>
          </w:rPr>
          <w:t xml:space="preserve">showcase the functionality behind the UI and </w:t>
        </w:r>
        <w:r w:rsidRPr="006F1CEC">
          <w:rPr>
            <w:color w:val="FF0000"/>
          </w:rPr>
          <w:t>how several aspects have been implemented</w:t>
        </w:r>
        <w:r w:rsidRPr="00A44CD2">
          <w:rPr>
            <w:color w:val="FF0000"/>
          </w:rPr>
          <w:t xml:space="preserve">. The final section of the report will discuss how a potential evaluation would be carried out, </w:t>
        </w:r>
        <w:r>
          <w:rPr>
            <w:color w:val="FF0000"/>
          </w:rPr>
          <w:t xml:space="preserve">including </w:t>
        </w:r>
        <w:r w:rsidRPr="00A44CD2">
          <w:rPr>
            <w:color w:val="FF0000"/>
          </w:rPr>
          <w:t>a self</w:t>
        </w:r>
        <w:r>
          <w:rPr>
            <w:color w:val="FF0000"/>
          </w:rPr>
          <w:t>-</w:t>
        </w:r>
        <w:r w:rsidRPr="00A44CD2">
          <w:rPr>
            <w:color w:val="FF0000"/>
          </w:rPr>
          <w:t xml:space="preserve">evaluation about </w:t>
        </w:r>
        <w:proofErr w:type="spellStart"/>
        <w:r w:rsidRPr="00A44CD2">
          <w:rPr>
            <w:color w:val="FF0000"/>
          </w:rPr>
          <w:t>Memori</w:t>
        </w:r>
        <w:proofErr w:type="spellEnd"/>
        <w:r w:rsidRPr="00A44CD2">
          <w:rPr>
            <w:color w:val="FF0000"/>
          </w:rPr>
          <w:t xml:space="preserve">.  </w:t>
        </w:r>
      </w:ins>
    </w:p>
    <w:p w14:paraId="01B5D053" w14:textId="77777777" w:rsidR="006109B3" w:rsidRPr="00067A4E" w:rsidRDefault="006109B3" w:rsidP="00F61749"/>
    <w:p w14:paraId="08F5474E" w14:textId="77777777" w:rsidR="006243B8" w:rsidRDefault="001B3FBA" w:rsidP="00FB6610">
      <w:pPr>
        <w:pStyle w:val="Heading1"/>
      </w:pPr>
      <w:bookmarkStart w:id="6" w:name="_Toc35462013"/>
      <w:r>
        <w:t>Design Motivation</w:t>
      </w:r>
      <w:bookmarkEnd w:id="6"/>
    </w:p>
    <w:p w14:paraId="44BD2A77" w14:textId="77777777" w:rsidR="004E1408" w:rsidRDefault="001B3FBA" w:rsidP="004E1408">
      <w:pPr>
        <w:pStyle w:val="Heading2"/>
      </w:pPr>
      <w:bookmarkStart w:id="7" w:name="_Toc35462014"/>
      <w:r>
        <w:t xml:space="preserve">What motivated the design for </w:t>
      </w:r>
      <w:proofErr w:type="spellStart"/>
      <w:r>
        <w:t>Memori</w:t>
      </w:r>
      <w:proofErr w:type="spellEnd"/>
      <w:r>
        <w:t>?</w:t>
      </w:r>
      <w:bookmarkEnd w:id="7"/>
    </w:p>
    <w:p w14:paraId="2812FABD" w14:textId="0C18B6EF" w:rsidR="004E1408" w:rsidRDefault="00393064" w:rsidP="004E1408">
      <w:pPr>
        <w:rPr>
          <w:ins w:id="8" w:author="Sandip Patel" w:date="2020-03-21T14:16:00Z"/>
        </w:rPr>
      </w:pPr>
      <w:r>
        <w:t>The overall desig</w:t>
      </w:r>
      <w:r w:rsidR="00857F4B">
        <w:t xml:space="preserve">n for </w:t>
      </w:r>
      <w:proofErr w:type="spellStart"/>
      <w:r w:rsidR="00857F4B">
        <w:t>Memori</w:t>
      </w:r>
      <w:proofErr w:type="spellEnd"/>
      <w:r w:rsidR="00857F4B">
        <w:t xml:space="preserve"> was inspired by my desire to ensure that users are not flummoxed by the range of functionality available</w:t>
      </w:r>
      <w:r w:rsidR="00376F37">
        <w:t xml:space="preserve">. For this reason, </w:t>
      </w:r>
      <w:proofErr w:type="spellStart"/>
      <w:r w:rsidR="00376F37">
        <w:t>Memori</w:t>
      </w:r>
      <w:proofErr w:type="spellEnd"/>
      <w:r w:rsidR="00376F37">
        <w:t xml:space="preserve"> was designed in </w:t>
      </w:r>
      <w:r w:rsidR="00857F4B">
        <w:t>a way that allows the user to efficiently store their holidays in a</w:t>
      </w:r>
      <w:r w:rsidR="00376F37">
        <w:t>n</w:t>
      </w:r>
      <w:r w:rsidR="00857F4B">
        <w:t xml:space="preserve"> </w:t>
      </w:r>
      <w:r w:rsidR="00411E20">
        <w:t>effortless</w:t>
      </w:r>
      <w:r w:rsidR="00857F4B">
        <w:t xml:space="preserve"> manner while still ensuring there is enough detail. </w:t>
      </w:r>
      <w:r w:rsidR="00CC5E5E">
        <w:t xml:space="preserve">This ambition fuelled the beginning of application design </w:t>
      </w:r>
      <w:r w:rsidR="00D92B4D">
        <w:t xml:space="preserve">and allowed me to conduct some background research for a potential structure. </w:t>
      </w:r>
    </w:p>
    <w:p w14:paraId="38378895" w14:textId="77777777" w:rsidR="006109B3" w:rsidRPr="00356A84" w:rsidRDefault="006109B3" w:rsidP="006109B3">
      <w:pPr>
        <w:rPr>
          <w:ins w:id="9" w:author="Sandip Patel" w:date="2020-03-21T14:16:00Z"/>
          <w:color w:val="FF0000"/>
        </w:rPr>
      </w:pPr>
      <w:ins w:id="10" w:author="Sandip Patel" w:date="2020-03-21T14:16:00Z">
        <w:r w:rsidRPr="00356A84">
          <w:rPr>
            <w:color w:val="FF0000"/>
          </w:rPr>
          <w:t xml:space="preserve">The overall design for </w:t>
        </w:r>
        <w:proofErr w:type="spellStart"/>
        <w:r w:rsidRPr="00356A84">
          <w:rPr>
            <w:color w:val="FF0000"/>
          </w:rPr>
          <w:t>Memori</w:t>
        </w:r>
        <w:proofErr w:type="spellEnd"/>
        <w:r w:rsidRPr="00356A84">
          <w:rPr>
            <w:color w:val="FF0000"/>
          </w:rPr>
          <w:t xml:space="preserve"> was inspired </w:t>
        </w:r>
        <w:r>
          <w:rPr>
            <w:color w:val="FF0000"/>
          </w:rPr>
          <w:t xml:space="preserve">by a keen </w:t>
        </w:r>
        <w:r w:rsidRPr="00356A84">
          <w:rPr>
            <w:color w:val="FF0000"/>
          </w:rPr>
          <w:t xml:space="preserve">desire to ensure that users are not </w:t>
        </w:r>
        <w:r>
          <w:rPr>
            <w:color w:val="FF0000"/>
          </w:rPr>
          <w:t xml:space="preserve">flummoxed </w:t>
        </w:r>
        <w:r w:rsidRPr="00356A84">
          <w:rPr>
            <w:color w:val="FF0000"/>
          </w:rPr>
          <w:t xml:space="preserve">by the range of functionality available. </w:t>
        </w:r>
        <w:r>
          <w:rPr>
            <w:color w:val="FF0000"/>
          </w:rPr>
          <w:t xml:space="preserve">From my own experience of using a wide range of mobile applications, users are often faced with the challenge of navigating through applications that can be overwhelming with features that are hard to find. This </w:t>
        </w:r>
        <w:r w:rsidRPr="00356A84">
          <w:rPr>
            <w:color w:val="FF0000"/>
          </w:rPr>
          <w:t xml:space="preserve">coupled with the stress often </w:t>
        </w:r>
        <w:r>
          <w:rPr>
            <w:color w:val="FF0000"/>
          </w:rPr>
          <w:t>related</w:t>
        </w:r>
        <w:r w:rsidRPr="00356A84">
          <w:rPr>
            <w:color w:val="FF0000"/>
          </w:rPr>
          <w:t xml:space="preserve"> with travelling</w:t>
        </w:r>
        <w:r>
          <w:rPr>
            <w:color w:val="FF0000"/>
          </w:rPr>
          <w:t xml:space="preserve"> and the requirement to locate key information promptly led me to design </w:t>
        </w:r>
        <w:proofErr w:type="spellStart"/>
        <w:r w:rsidRPr="00356A84">
          <w:rPr>
            <w:color w:val="FF0000"/>
          </w:rPr>
          <w:t>Memori</w:t>
        </w:r>
        <w:proofErr w:type="spellEnd"/>
        <w:r w:rsidRPr="00356A84">
          <w:rPr>
            <w:color w:val="FF0000"/>
          </w:rPr>
          <w:t xml:space="preserve"> in a way that allows the user to store their holidays in a</w:t>
        </w:r>
        <w:r>
          <w:rPr>
            <w:color w:val="FF0000"/>
          </w:rPr>
          <w:t xml:space="preserve"> quick but effective</w:t>
        </w:r>
        <w:r w:rsidRPr="00356A84">
          <w:rPr>
            <w:color w:val="FF0000"/>
          </w:rPr>
          <w:t xml:space="preserve"> manner while still ensuring there is enough detail. This ambition fuelled the beginning of application design and allowed me to conduct some background research for a potential structure. </w:t>
        </w:r>
      </w:ins>
    </w:p>
    <w:p w14:paraId="2B2EA9DF" w14:textId="77777777" w:rsidR="006109B3" w:rsidRPr="004E1408" w:rsidRDefault="006109B3" w:rsidP="004E1408"/>
    <w:p w14:paraId="7B29E086" w14:textId="77777777" w:rsidR="00AE5810" w:rsidRPr="00403BAC" w:rsidRDefault="00A415BB" w:rsidP="00AE5810">
      <w:pPr>
        <w:pStyle w:val="Heading2"/>
      </w:pPr>
      <w:bookmarkStart w:id="11" w:name="_Toc35462015"/>
      <w:r>
        <w:t>What background research w</w:t>
      </w:r>
      <w:r w:rsidRPr="00403BAC">
        <w:t>as conducted for the design?</w:t>
      </w:r>
      <w:bookmarkEnd w:id="11"/>
    </w:p>
    <w:p w14:paraId="109779E8" w14:textId="77777777" w:rsidR="00187360" w:rsidRDefault="00974D5D" w:rsidP="00E74B38">
      <w:pPr>
        <w:rPr>
          <w:rFonts w:cs="Times New Roman"/>
          <w:color w:val="000000"/>
          <w:shd w:val="clear" w:color="auto" w:fill="FFFFFF"/>
        </w:rPr>
      </w:pPr>
      <w:r w:rsidRPr="00403BAC">
        <w:rPr>
          <w:rFonts w:cs="Times New Roman"/>
          <w:color w:val="000000"/>
          <w:shd w:val="clear" w:color="auto" w:fill="FFFFFF"/>
        </w:rPr>
        <w:t xml:space="preserve">The background research </w:t>
      </w:r>
      <w:r w:rsidR="00187360" w:rsidRPr="00403BAC">
        <w:rPr>
          <w:rFonts w:cs="Times New Roman"/>
          <w:color w:val="000000"/>
          <w:shd w:val="clear" w:color="auto" w:fill="FFFFFF"/>
        </w:rPr>
        <w:t>fo</w:t>
      </w:r>
      <w:r w:rsidR="00E84170">
        <w:rPr>
          <w:rFonts w:cs="Times New Roman"/>
          <w:color w:val="000000"/>
          <w:shd w:val="clear" w:color="auto" w:fill="FFFFFF"/>
        </w:rPr>
        <w:t xml:space="preserve">r </w:t>
      </w:r>
      <w:proofErr w:type="spellStart"/>
      <w:r w:rsidR="00E84170">
        <w:rPr>
          <w:rFonts w:cs="Times New Roman"/>
          <w:color w:val="000000"/>
          <w:shd w:val="clear" w:color="auto" w:fill="FFFFFF"/>
        </w:rPr>
        <w:t>Memori</w:t>
      </w:r>
      <w:proofErr w:type="spellEnd"/>
      <w:r w:rsidR="00187360" w:rsidRPr="00403BAC">
        <w:rPr>
          <w:rFonts w:cs="Times New Roman"/>
          <w:color w:val="000000"/>
          <w:shd w:val="clear" w:color="auto" w:fill="FFFFFF"/>
        </w:rPr>
        <w:t xml:space="preserve"> </w:t>
      </w:r>
      <w:r w:rsidRPr="00403BAC">
        <w:rPr>
          <w:rFonts w:cs="Times New Roman"/>
          <w:color w:val="000000"/>
          <w:shd w:val="clear" w:color="auto" w:fill="FFFFFF"/>
        </w:rPr>
        <w:t>was</w:t>
      </w:r>
      <w:r w:rsidR="00187360" w:rsidRPr="00403BAC">
        <w:rPr>
          <w:rFonts w:cs="Times New Roman"/>
          <w:color w:val="000000"/>
          <w:shd w:val="clear" w:color="auto" w:fill="FFFFFF"/>
        </w:rPr>
        <w:t xml:space="preserve"> first</w:t>
      </w:r>
      <w:r w:rsidRPr="00403BAC">
        <w:rPr>
          <w:rFonts w:cs="Times New Roman"/>
          <w:color w:val="000000"/>
          <w:shd w:val="clear" w:color="auto" w:fill="FFFFFF"/>
        </w:rPr>
        <w:t xml:space="preserve"> conducted around current </w:t>
      </w:r>
      <w:r w:rsidR="00551C67">
        <w:rPr>
          <w:rFonts w:cs="Times New Roman"/>
          <w:color w:val="000000"/>
          <w:shd w:val="clear" w:color="auto" w:fill="FFFFFF"/>
        </w:rPr>
        <w:t xml:space="preserve">travel journal applications. </w:t>
      </w:r>
      <w:r w:rsidRPr="00403BAC">
        <w:rPr>
          <w:rFonts w:cs="Times New Roman"/>
          <w:color w:val="000000"/>
          <w:shd w:val="clear" w:color="auto" w:fill="FFFFFF"/>
        </w:rPr>
        <w:t xml:space="preserve">These apps </w:t>
      </w:r>
      <w:r w:rsidR="00187360" w:rsidRPr="00403BAC">
        <w:rPr>
          <w:rFonts w:cs="Times New Roman"/>
          <w:color w:val="000000"/>
          <w:shd w:val="clear" w:color="auto" w:fill="FFFFFF"/>
        </w:rPr>
        <w:t xml:space="preserve">each possessed their own layout and approach on how the user would interact with such an application. </w:t>
      </w:r>
      <w:r w:rsidR="00E912AE" w:rsidRPr="00403BAC">
        <w:rPr>
          <w:rFonts w:cs="Times New Roman"/>
          <w:color w:val="000000"/>
          <w:shd w:val="clear" w:color="auto" w:fill="FFFFFF"/>
        </w:rPr>
        <w:t xml:space="preserve">From this, I was able to determine the key aspects of a </w:t>
      </w:r>
      <w:r w:rsidR="00543C86">
        <w:rPr>
          <w:rFonts w:cs="Times New Roman"/>
          <w:color w:val="000000"/>
          <w:shd w:val="clear" w:color="auto" w:fill="FFFFFF"/>
        </w:rPr>
        <w:t xml:space="preserve">mobile </w:t>
      </w:r>
      <w:r w:rsidR="00E912AE" w:rsidRPr="00403BAC">
        <w:rPr>
          <w:rFonts w:cs="Times New Roman"/>
          <w:color w:val="000000"/>
          <w:shd w:val="clear" w:color="auto" w:fill="FFFFFF"/>
        </w:rPr>
        <w:t xml:space="preserve">travel journal the user would expect to see. This allowed me to move onto the conceptual design of </w:t>
      </w:r>
      <w:proofErr w:type="spellStart"/>
      <w:r w:rsidR="00E912AE" w:rsidRPr="00403BAC">
        <w:rPr>
          <w:rFonts w:cs="Times New Roman"/>
          <w:color w:val="000000"/>
          <w:shd w:val="clear" w:color="auto" w:fill="FFFFFF"/>
        </w:rPr>
        <w:t>Memori</w:t>
      </w:r>
      <w:proofErr w:type="spellEnd"/>
      <w:r w:rsidR="00E912AE" w:rsidRPr="00403BAC">
        <w:rPr>
          <w:rFonts w:cs="Times New Roman"/>
          <w:color w:val="000000"/>
          <w:shd w:val="clear" w:color="auto" w:fill="FFFFFF"/>
        </w:rPr>
        <w:t>.</w:t>
      </w:r>
      <w:r w:rsidR="00E912AE">
        <w:rPr>
          <w:rFonts w:cs="Times New Roman"/>
          <w:color w:val="000000"/>
          <w:shd w:val="clear" w:color="auto" w:fill="FFFFFF"/>
        </w:rPr>
        <w:t xml:space="preserve"> </w:t>
      </w:r>
      <w:r w:rsidR="00BB2A52">
        <w:rPr>
          <w:rFonts w:cs="Times New Roman"/>
          <w:color w:val="000000"/>
          <w:shd w:val="clear" w:color="auto" w:fill="FFFFFF"/>
        </w:rPr>
        <w:t xml:space="preserve"> </w:t>
      </w:r>
    </w:p>
    <w:p w14:paraId="1E2C6B43" w14:textId="77777777" w:rsidR="00040C53" w:rsidRDefault="00040C53" w:rsidP="00E74B38">
      <w:pPr>
        <w:rPr>
          <w:rFonts w:cs="Times New Roman"/>
          <w:color w:val="000000"/>
          <w:shd w:val="clear" w:color="auto" w:fill="FFFFFF"/>
        </w:rPr>
      </w:pPr>
      <w:r>
        <w:rPr>
          <w:rFonts w:cs="Times New Roman"/>
          <w:color w:val="000000"/>
          <w:shd w:val="clear" w:color="auto" w:fill="FFFFFF"/>
        </w:rPr>
        <w:t>From this I was able to draft a basic semantic network of what is required from travel journal apps and another network for what is required from the coursework specification</w:t>
      </w:r>
      <w:r w:rsidR="002A4BAA">
        <w:rPr>
          <w:rFonts w:cs="Times New Roman"/>
          <w:color w:val="000000"/>
          <w:shd w:val="clear" w:color="auto" w:fill="FFFFFF"/>
        </w:rPr>
        <w:t>, as shown below</w:t>
      </w:r>
      <w:r>
        <w:rPr>
          <w:rFonts w:cs="Times New Roman"/>
          <w:color w:val="000000"/>
          <w:shd w:val="clear" w:color="auto" w:fill="FFFFFF"/>
        </w:rPr>
        <w:t xml:space="preserve">. The combination of these 2 networks allowed me to match up significant components which could be used within the next phase of conceptual design. </w:t>
      </w:r>
    </w:p>
    <w:p w14:paraId="291BA2BD" w14:textId="77777777" w:rsidR="00403BAC" w:rsidRDefault="006B2D0C" w:rsidP="00E74B38">
      <w:pPr>
        <w:rPr>
          <w:rFonts w:cs="Times New Roman"/>
          <w:color w:val="000000"/>
          <w:shd w:val="clear" w:color="auto" w:fill="FFFFFF"/>
        </w:rPr>
      </w:pPr>
      <w:r>
        <w:rPr>
          <w:rFonts w:cs="Times New Roman"/>
          <w:noProof/>
          <w:color w:val="000000"/>
          <w:lang w:val="en-US"/>
        </w:rPr>
        <w:drawing>
          <wp:anchor distT="0" distB="0" distL="114300" distR="114300" simplePos="0" relativeHeight="251713536" behindDoc="0" locked="0" layoutInCell="1" allowOverlap="1" wp14:anchorId="2AF8985F" wp14:editId="1DFA33FA">
            <wp:simplePos x="0" y="0"/>
            <wp:positionH relativeFrom="column">
              <wp:posOffset>502285</wp:posOffset>
            </wp:positionH>
            <wp:positionV relativeFrom="paragraph">
              <wp:posOffset>45085</wp:posOffset>
            </wp:positionV>
            <wp:extent cx="4476750" cy="3186430"/>
            <wp:effectExtent l="0" t="0" r="0" b="0"/>
            <wp:wrapNone/>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clrChange>
                        <a:clrFrom>
                          <a:srgbClr val="FFFFFF"/>
                        </a:clrFrom>
                        <a:clrTo>
                          <a:srgbClr val="FFFFFF">
                            <a:alpha val="0"/>
                          </a:srgbClr>
                        </a:clrTo>
                      </a:clrChange>
                    </a:blip>
                    <a:srcRect/>
                    <a:stretch>
                      <a:fillRect/>
                    </a:stretch>
                  </pic:blipFill>
                  <pic:spPr bwMode="auto">
                    <a:xfrm>
                      <a:off x="0" y="0"/>
                      <a:ext cx="4476750" cy="3186430"/>
                    </a:xfrm>
                    <a:prstGeom prst="rect">
                      <a:avLst/>
                    </a:prstGeom>
                    <a:noFill/>
                    <a:ln w="9525">
                      <a:noFill/>
                      <a:miter lim="800000"/>
                      <a:headEnd/>
                      <a:tailEnd/>
                    </a:ln>
                  </pic:spPr>
                </pic:pic>
              </a:graphicData>
            </a:graphic>
          </wp:anchor>
        </w:drawing>
      </w:r>
    </w:p>
    <w:p w14:paraId="243EE562" w14:textId="77777777" w:rsidR="00403BAC" w:rsidRDefault="00403BAC" w:rsidP="00E74B38">
      <w:pPr>
        <w:rPr>
          <w:rFonts w:cs="Times New Roman"/>
          <w:color w:val="000000"/>
          <w:shd w:val="clear" w:color="auto" w:fill="FFFFFF"/>
        </w:rPr>
      </w:pPr>
    </w:p>
    <w:p w14:paraId="1BF2A756" w14:textId="77777777" w:rsidR="00403BAC" w:rsidRDefault="00403BAC" w:rsidP="00E74B38">
      <w:pPr>
        <w:rPr>
          <w:rFonts w:cs="Times New Roman"/>
          <w:color w:val="000000"/>
          <w:shd w:val="clear" w:color="auto" w:fill="FFFFFF"/>
        </w:rPr>
      </w:pPr>
    </w:p>
    <w:p w14:paraId="470A53B3" w14:textId="77777777" w:rsidR="00403BAC" w:rsidRDefault="00403BAC" w:rsidP="00E74B38">
      <w:pPr>
        <w:rPr>
          <w:rFonts w:cs="Times New Roman"/>
          <w:color w:val="000000"/>
          <w:shd w:val="clear" w:color="auto" w:fill="FFFFFF"/>
        </w:rPr>
      </w:pPr>
    </w:p>
    <w:p w14:paraId="7239E27A" w14:textId="77777777" w:rsidR="00403BAC" w:rsidRDefault="00403BAC" w:rsidP="00E74B38">
      <w:pPr>
        <w:rPr>
          <w:rFonts w:cs="Times New Roman"/>
          <w:color w:val="000000"/>
          <w:shd w:val="clear" w:color="auto" w:fill="FFFFFF"/>
        </w:rPr>
      </w:pPr>
    </w:p>
    <w:p w14:paraId="31B2441A" w14:textId="77777777" w:rsidR="00403BAC" w:rsidRDefault="00403BAC" w:rsidP="00E74B38">
      <w:pPr>
        <w:rPr>
          <w:rFonts w:cs="Times New Roman"/>
          <w:color w:val="000000"/>
          <w:shd w:val="clear" w:color="auto" w:fill="FFFFFF"/>
        </w:rPr>
      </w:pPr>
    </w:p>
    <w:p w14:paraId="1EEB74EF" w14:textId="77777777" w:rsidR="00403BAC" w:rsidRDefault="00403BAC" w:rsidP="00E74B38">
      <w:pPr>
        <w:rPr>
          <w:rFonts w:cs="Times New Roman"/>
          <w:color w:val="000000"/>
          <w:shd w:val="clear" w:color="auto" w:fill="FFFFFF"/>
        </w:rPr>
      </w:pPr>
    </w:p>
    <w:p w14:paraId="49F1C659" w14:textId="77777777" w:rsidR="002A4BAA" w:rsidRDefault="002A4BAA" w:rsidP="002A4BAA">
      <w:pPr>
        <w:jc w:val="center"/>
        <w:rPr>
          <w:rFonts w:cs="Times New Roman"/>
          <w:color w:val="000000"/>
          <w:shd w:val="clear" w:color="auto" w:fill="FFFFFF"/>
        </w:rPr>
      </w:pPr>
    </w:p>
    <w:p w14:paraId="5B530FC9" w14:textId="77777777" w:rsidR="00551C67" w:rsidRDefault="00551C67" w:rsidP="002A4BAA">
      <w:pPr>
        <w:jc w:val="center"/>
        <w:rPr>
          <w:rFonts w:cs="Times New Roman"/>
          <w:color w:val="000000"/>
          <w:shd w:val="clear" w:color="auto" w:fill="FFFFFF"/>
        </w:rPr>
      </w:pPr>
    </w:p>
    <w:p w14:paraId="1C91687D" w14:textId="77777777" w:rsidR="00DC6DFD" w:rsidRDefault="00DC6DFD" w:rsidP="002A4BAA">
      <w:pPr>
        <w:jc w:val="center"/>
        <w:rPr>
          <w:rFonts w:cs="Times New Roman"/>
          <w:color w:val="000000"/>
          <w:shd w:val="clear" w:color="auto" w:fill="FFFFFF"/>
        </w:rPr>
      </w:pPr>
    </w:p>
    <w:p w14:paraId="11624E6B" w14:textId="77777777" w:rsidR="00DC6DFD" w:rsidRDefault="00DC6DFD" w:rsidP="002A4BAA">
      <w:pPr>
        <w:jc w:val="center"/>
        <w:rPr>
          <w:rFonts w:cs="Times New Roman"/>
          <w:color w:val="000000"/>
          <w:shd w:val="clear" w:color="auto" w:fill="FFFFFF"/>
        </w:rPr>
      </w:pPr>
    </w:p>
    <w:p w14:paraId="03670B88" w14:textId="77777777" w:rsidR="006B2D0C" w:rsidRDefault="006B2D0C" w:rsidP="002A4BAA">
      <w:pPr>
        <w:jc w:val="center"/>
        <w:rPr>
          <w:rFonts w:cs="Times New Roman"/>
          <w:color w:val="000000"/>
          <w:shd w:val="clear" w:color="auto" w:fill="FFFFFF"/>
        </w:rPr>
      </w:pPr>
    </w:p>
    <w:p w14:paraId="23321DC6" w14:textId="77777777" w:rsidR="00DC6DFD" w:rsidRDefault="00187360" w:rsidP="00E74B38">
      <w:pPr>
        <w:rPr>
          <w:rFonts w:cs="Times New Roman"/>
          <w:color w:val="000000"/>
          <w:shd w:val="clear" w:color="auto" w:fill="FFFFFF"/>
        </w:rPr>
      </w:pPr>
      <w:r>
        <w:rPr>
          <w:rFonts w:cs="Times New Roman"/>
          <w:color w:val="000000"/>
          <w:shd w:val="clear" w:color="auto" w:fill="FFFFFF"/>
        </w:rPr>
        <w:t xml:space="preserve">In order to further enhance my knowledge around a potential design, I used a card sort </w:t>
      </w:r>
      <w:r w:rsidR="00611C9D">
        <w:rPr>
          <w:rFonts w:cs="Times New Roman"/>
          <w:color w:val="000000"/>
          <w:shd w:val="clear" w:color="auto" w:fill="FFFFFF"/>
        </w:rPr>
        <w:t xml:space="preserve">with family and friends to understand more about how users would expect to categorise and use the system. </w:t>
      </w:r>
      <w:r w:rsidR="001D0BEF">
        <w:rPr>
          <w:rFonts w:cs="Times New Roman"/>
          <w:color w:val="000000"/>
          <w:shd w:val="clear" w:color="auto" w:fill="FFFFFF"/>
        </w:rPr>
        <w:t xml:space="preserve">I used areas of functionality which would be found within a potential app and compared this to the previously created semantic networks. </w:t>
      </w:r>
      <w:r w:rsidR="00611C9D">
        <w:rPr>
          <w:rFonts w:cs="Times New Roman"/>
          <w:color w:val="000000"/>
          <w:shd w:val="clear" w:color="auto" w:fill="FFFFFF"/>
        </w:rPr>
        <w:t xml:space="preserve">This provided enough insight on what layout </w:t>
      </w:r>
      <w:proofErr w:type="spellStart"/>
      <w:r w:rsidR="00611C9D">
        <w:rPr>
          <w:rFonts w:cs="Times New Roman"/>
          <w:color w:val="000000"/>
          <w:shd w:val="clear" w:color="auto" w:fill="FFFFFF"/>
        </w:rPr>
        <w:t>Memori</w:t>
      </w:r>
      <w:proofErr w:type="spellEnd"/>
      <w:r w:rsidR="00611C9D">
        <w:rPr>
          <w:rFonts w:cs="Times New Roman"/>
          <w:color w:val="000000"/>
          <w:shd w:val="clear" w:color="auto" w:fill="FFFFFF"/>
        </w:rPr>
        <w:t xml:space="preserve"> should follow</w:t>
      </w:r>
      <w:r w:rsidR="00040C53">
        <w:rPr>
          <w:rFonts w:cs="Times New Roman"/>
          <w:color w:val="000000"/>
          <w:shd w:val="clear" w:color="auto" w:fill="FFFFFF"/>
        </w:rPr>
        <w:t xml:space="preserve">. </w:t>
      </w:r>
    </w:p>
    <w:p w14:paraId="54AD05B4" w14:textId="77777777" w:rsidR="00FB6610" w:rsidRDefault="00A415BB" w:rsidP="005759AB">
      <w:pPr>
        <w:pStyle w:val="Heading1"/>
      </w:pPr>
      <w:bookmarkStart w:id="12" w:name="_Toc35462016"/>
      <w:r>
        <w:t>Application UI Design</w:t>
      </w:r>
      <w:bookmarkEnd w:id="12"/>
    </w:p>
    <w:p w14:paraId="0CC09CE4" w14:textId="77777777" w:rsidR="00ED0ABB" w:rsidRPr="00067A4E" w:rsidRDefault="00A415BB" w:rsidP="00ED0ABB">
      <w:pPr>
        <w:pStyle w:val="Heading2"/>
      </w:pPr>
      <w:bookmarkStart w:id="13" w:name="_Toc35462017"/>
      <w:r>
        <w:t>How does the user navigate through the app</w:t>
      </w:r>
      <w:r w:rsidR="009F7E38" w:rsidRPr="00067A4E">
        <w:t>?</w:t>
      </w:r>
      <w:bookmarkEnd w:id="13"/>
    </w:p>
    <w:p w14:paraId="544F89C7" w14:textId="77777777" w:rsidR="00375351" w:rsidRDefault="00B92E19" w:rsidP="00ED0ABB">
      <w:r>
        <w:t xml:space="preserve">This sub-section will describe a user-journey on how the user will interact with </w:t>
      </w:r>
      <w:proofErr w:type="spellStart"/>
      <w:r>
        <w:t>Memori</w:t>
      </w:r>
      <w:proofErr w:type="spellEnd"/>
      <w:r>
        <w:t xml:space="preserve">; the first page that they </w:t>
      </w:r>
      <w:r w:rsidR="00393064">
        <w:t xml:space="preserve">will arrive on the first page of </w:t>
      </w:r>
      <w:proofErr w:type="spellStart"/>
      <w:r w:rsidR="00393064">
        <w:t>Memori</w:t>
      </w:r>
      <w:proofErr w:type="spellEnd"/>
      <w:r w:rsidR="00393064">
        <w:t xml:space="preserve"> which is the </w:t>
      </w:r>
      <w:r w:rsidR="00E74B38">
        <w:t>‘</w:t>
      </w:r>
      <w:r w:rsidR="00393064">
        <w:t>Holidays</w:t>
      </w:r>
      <w:r w:rsidR="00E74B38">
        <w:t>’</w:t>
      </w:r>
      <w:r w:rsidR="00393064">
        <w:t xml:space="preserve"> page [Figure 1]. </w:t>
      </w:r>
      <w:r w:rsidR="00F45F1C">
        <w:t xml:space="preserve">There is functionality for creating, editing, viewing and deleting a holiday all within this page. In order to create a new holiday, the user can select the </w:t>
      </w:r>
      <w:r w:rsidR="00E74B38">
        <w:t>‘Create</w:t>
      </w:r>
      <w:r w:rsidR="00F45F1C">
        <w:t xml:space="preserve"> </w:t>
      </w:r>
      <w:r w:rsidR="00677D91">
        <w:t>a</w:t>
      </w:r>
      <w:r w:rsidR="00E74B38">
        <w:t xml:space="preserve"> Holiday’</w:t>
      </w:r>
      <w:r w:rsidR="00F45F1C">
        <w:t xml:space="preserve"> button </w:t>
      </w:r>
      <w:r w:rsidR="00540076">
        <w:t xml:space="preserve">which will take the user to another page </w:t>
      </w:r>
      <w:r w:rsidR="00E74B38">
        <w:t xml:space="preserve">[Figure 2]. </w:t>
      </w:r>
      <w:r w:rsidR="00F45F1C">
        <w:t>Once created, the user will be able to view this holiday by selecting it within the holiday list</w:t>
      </w:r>
      <w:r w:rsidR="00E74B38">
        <w:t xml:space="preserve">, which will take them to the ‘View Holiday’ page [Figure 3]. To edit a particular holiday, the user must select the </w:t>
      </w:r>
      <w:r w:rsidR="00CF3085">
        <w:t>Edit function from within the t</w:t>
      </w:r>
      <w:r w:rsidR="00E74B38">
        <w:t xml:space="preserve">oolbar, which will navigate them to </w:t>
      </w:r>
      <w:r w:rsidR="00CF3085">
        <w:t>a page where they can make necessary changes</w:t>
      </w:r>
      <w:r w:rsidR="00E74B38">
        <w:t xml:space="preserve"> [Figure 4]. The</w:t>
      </w:r>
      <w:r w:rsidR="00CF3085">
        <w:t xml:space="preserve"> user will also be able to delete a potential holiday be selecting Delete, </w:t>
      </w:r>
      <w:r w:rsidR="00E74B38">
        <w:t>which can be found alongside the ‘Edit’ function w</w:t>
      </w:r>
      <w:r w:rsidR="00375351">
        <w:t>ithin the toolbar.</w:t>
      </w:r>
    </w:p>
    <w:p w14:paraId="0A6584EB" w14:textId="77777777" w:rsidR="000F29AD" w:rsidRDefault="0099202F" w:rsidP="00375351">
      <w:pPr>
        <w:jc w:val="center"/>
      </w:pPr>
      <w:r>
        <w:rPr>
          <w:noProof/>
          <w:lang w:val="en-US"/>
        </w:rPr>
        <w:lastRenderedPageBreak/>
        <mc:AlternateContent>
          <mc:Choice Requires="wps">
            <w:drawing>
              <wp:anchor distT="0" distB="0" distL="114300" distR="114300" simplePos="0" relativeHeight="251726848" behindDoc="0" locked="0" layoutInCell="1" allowOverlap="1" wp14:anchorId="22A8D1E4" wp14:editId="4188EA06">
                <wp:simplePos x="0" y="0"/>
                <wp:positionH relativeFrom="column">
                  <wp:posOffset>4389755</wp:posOffset>
                </wp:positionH>
                <wp:positionV relativeFrom="paragraph">
                  <wp:posOffset>2755900</wp:posOffset>
                </wp:positionV>
                <wp:extent cx="1358900" cy="263525"/>
                <wp:effectExtent l="0" t="0" r="0" b="3175"/>
                <wp:wrapNone/>
                <wp:docPr id="6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263525"/>
                        </a:xfrm>
                        <a:prstGeom prst="rect">
                          <a:avLst/>
                        </a:prstGeom>
                        <a:solidFill>
                          <a:srgbClr val="FFFFFF"/>
                        </a:solidFill>
                        <a:ln w="9525">
                          <a:solidFill>
                            <a:schemeClr val="bg1">
                              <a:lumMod val="100000"/>
                              <a:lumOff val="0"/>
                            </a:schemeClr>
                          </a:solidFill>
                          <a:miter lim="800000"/>
                          <a:headEnd/>
                          <a:tailEnd/>
                        </a:ln>
                      </wps:spPr>
                      <wps:txbx>
                        <w:txbxContent>
                          <w:p w14:paraId="602F8EED" w14:textId="77777777" w:rsidR="00551C67" w:rsidRPr="00C80832" w:rsidRDefault="00551C67" w:rsidP="00C80832">
                            <w:pPr>
                              <w:jc w:val="center"/>
                              <w:rPr>
                                <w:sz w:val="18"/>
                              </w:rPr>
                            </w:pPr>
                            <w:r w:rsidRPr="00C80832">
                              <w:rPr>
                                <w:sz w:val="18"/>
                              </w:rPr>
                              <w:t xml:space="preserve">Figure </w:t>
                            </w:r>
                            <w:r>
                              <w:rPr>
                                <w:sz w:val="18"/>
                              </w:rPr>
                              <w:t>4</w:t>
                            </w:r>
                            <w:r w:rsidRPr="00C80832">
                              <w:rPr>
                                <w:sz w:val="18"/>
                              </w:rPr>
                              <w:t xml:space="preserve">: </w:t>
                            </w:r>
                            <w:r>
                              <w:rPr>
                                <w:sz w:val="18"/>
                              </w:rPr>
                              <w:t>Edit Holiday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A8D1E4" id="_x0000_t202" coordsize="21600,21600" o:spt="202" path="m,l,21600r21600,l21600,xe">
                <v:stroke joinstyle="miter"/>
                <v:path gradientshapeok="t" o:connecttype="rect"/>
              </v:shapetype>
              <v:shape id="Text Box 97" o:spid="_x0000_s1026" type="#_x0000_t202" style="position:absolute;left:0;text-align:left;margin-left:345.65pt;margin-top:217pt;width:107pt;height:2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" strokecolor="white [3212]">
                <v:path arrowok="t"/>
                <v:textbox>
                  <w:txbxContent>
                    <w:p w14:paraId="602F8EED" w14:textId="77777777" w:rsidR="00551C67" w:rsidRPr="00C80832" w:rsidRDefault="00551C67" w:rsidP="00C80832">
                      <w:pPr>
                        <w:jc w:val="center"/>
                        <w:rPr>
                          <w:sz w:val="18"/>
                        </w:rPr>
                      </w:pPr>
                      <w:r w:rsidRPr="00C80832">
                        <w:rPr>
                          <w:sz w:val="18"/>
                        </w:rPr>
                        <w:t xml:space="preserve">Figure </w:t>
                      </w:r>
                      <w:r>
                        <w:rPr>
                          <w:sz w:val="18"/>
                        </w:rPr>
                        <w:t>4</w:t>
                      </w:r>
                      <w:r w:rsidRPr="00C80832">
                        <w:rPr>
                          <w:sz w:val="18"/>
                        </w:rPr>
                        <w:t xml:space="preserve">: </w:t>
                      </w:r>
                      <w:r>
                        <w:rPr>
                          <w:sz w:val="18"/>
                        </w:rPr>
                        <w:t>Edit Holiday</w:t>
                      </w:r>
                    </w:p>
                  </w:txbxContent>
                </v:textbox>
              </v:shape>
            </w:pict>
          </mc:Fallback>
        </mc:AlternateContent>
      </w:r>
      <w:r>
        <w:rPr>
          <w:noProof/>
          <w:lang w:val="en-US"/>
        </w:rPr>
        <mc:AlternateContent>
          <mc:Choice Requires="wps">
            <w:drawing>
              <wp:anchor distT="0" distB="0" distL="114300" distR="114300" simplePos="0" relativeHeight="251725824" behindDoc="0" locked="0" layoutInCell="1" allowOverlap="1" wp14:anchorId="3C86CBFC" wp14:editId="1A4C5A4A">
                <wp:simplePos x="0" y="0"/>
                <wp:positionH relativeFrom="column">
                  <wp:posOffset>2942590</wp:posOffset>
                </wp:positionH>
                <wp:positionV relativeFrom="paragraph">
                  <wp:posOffset>2755900</wp:posOffset>
                </wp:positionV>
                <wp:extent cx="1358900" cy="263525"/>
                <wp:effectExtent l="0" t="0" r="0" b="3175"/>
                <wp:wrapNone/>
                <wp:docPr id="5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263525"/>
                        </a:xfrm>
                        <a:prstGeom prst="rect">
                          <a:avLst/>
                        </a:prstGeom>
                        <a:solidFill>
                          <a:srgbClr val="FFFFFF"/>
                        </a:solidFill>
                        <a:ln w="9525">
                          <a:solidFill>
                            <a:schemeClr val="bg1">
                              <a:lumMod val="100000"/>
                              <a:lumOff val="0"/>
                            </a:schemeClr>
                          </a:solidFill>
                          <a:miter lim="800000"/>
                          <a:headEnd/>
                          <a:tailEnd/>
                        </a:ln>
                      </wps:spPr>
                      <wps:txbx>
                        <w:txbxContent>
                          <w:p w14:paraId="400D09B5" w14:textId="77777777" w:rsidR="00551C67" w:rsidRPr="00C80832" w:rsidRDefault="00551C67" w:rsidP="00C80832">
                            <w:pPr>
                              <w:jc w:val="center"/>
                              <w:rPr>
                                <w:sz w:val="18"/>
                              </w:rPr>
                            </w:pPr>
                            <w:r w:rsidRPr="00C80832">
                              <w:rPr>
                                <w:sz w:val="18"/>
                              </w:rPr>
                              <w:t xml:space="preserve">Figure </w:t>
                            </w:r>
                            <w:r>
                              <w:rPr>
                                <w:sz w:val="18"/>
                              </w:rPr>
                              <w:t>3</w:t>
                            </w:r>
                            <w:r w:rsidRPr="00C80832">
                              <w:rPr>
                                <w:sz w:val="18"/>
                              </w:rPr>
                              <w:t xml:space="preserve">: </w:t>
                            </w:r>
                            <w:r>
                              <w:rPr>
                                <w:sz w:val="18"/>
                              </w:rPr>
                              <w:t>View Holiday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86CBFC" id="Text Box 96" o:spid="_x0000_s1027" type="#_x0000_t202" style="position:absolute;left:0;text-align:left;margin-left:231.7pt;margin-top:217pt;width:107pt;height:20.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" strokecolor="white [3212]">
                <v:path arrowok="t"/>
                <v:textbox>
                  <w:txbxContent>
                    <w:p w14:paraId="400D09B5" w14:textId="77777777" w:rsidR="00551C67" w:rsidRPr="00C80832" w:rsidRDefault="00551C67" w:rsidP="00C80832">
                      <w:pPr>
                        <w:jc w:val="center"/>
                        <w:rPr>
                          <w:sz w:val="18"/>
                        </w:rPr>
                      </w:pPr>
                      <w:r w:rsidRPr="00C80832">
                        <w:rPr>
                          <w:sz w:val="18"/>
                        </w:rPr>
                        <w:t xml:space="preserve">Figure </w:t>
                      </w:r>
                      <w:r>
                        <w:rPr>
                          <w:sz w:val="18"/>
                        </w:rPr>
                        <w:t>3</w:t>
                      </w:r>
                      <w:r w:rsidRPr="00C80832">
                        <w:rPr>
                          <w:sz w:val="18"/>
                        </w:rPr>
                        <w:t xml:space="preserve">: </w:t>
                      </w:r>
                      <w:r>
                        <w:rPr>
                          <w:sz w:val="18"/>
                        </w:rPr>
                        <w:t>View Holiday</w:t>
                      </w:r>
                    </w:p>
                  </w:txbxContent>
                </v:textbox>
              </v:shape>
            </w:pict>
          </mc:Fallback>
        </mc:AlternateContent>
      </w:r>
      <w:r>
        <w:rPr>
          <w:noProof/>
          <w:lang w:val="en-US"/>
        </w:rPr>
        <mc:AlternateContent>
          <mc:Choice Requires="wps">
            <w:drawing>
              <wp:anchor distT="0" distB="0" distL="114300" distR="114300" simplePos="0" relativeHeight="251724800" behindDoc="0" locked="0" layoutInCell="1" allowOverlap="1" wp14:anchorId="7E309741" wp14:editId="292798AB">
                <wp:simplePos x="0" y="0"/>
                <wp:positionH relativeFrom="column">
                  <wp:posOffset>1462405</wp:posOffset>
                </wp:positionH>
                <wp:positionV relativeFrom="paragraph">
                  <wp:posOffset>2755900</wp:posOffset>
                </wp:positionV>
                <wp:extent cx="1358900" cy="263525"/>
                <wp:effectExtent l="0" t="0" r="0" b="3175"/>
                <wp:wrapNone/>
                <wp:docPr id="5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263525"/>
                        </a:xfrm>
                        <a:prstGeom prst="rect">
                          <a:avLst/>
                        </a:prstGeom>
                        <a:solidFill>
                          <a:srgbClr val="FFFFFF"/>
                        </a:solidFill>
                        <a:ln w="9525">
                          <a:solidFill>
                            <a:schemeClr val="bg1">
                              <a:lumMod val="100000"/>
                              <a:lumOff val="0"/>
                            </a:schemeClr>
                          </a:solidFill>
                          <a:miter lim="800000"/>
                          <a:headEnd/>
                          <a:tailEnd/>
                        </a:ln>
                      </wps:spPr>
                      <wps:txbx>
                        <w:txbxContent>
                          <w:p w14:paraId="0A37EB1B" w14:textId="77777777" w:rsidR="00551C67" w:rsidRPr="00C80832" w:rsidRDefault="00551C67" w:rsidP="00C80832">
                            <w:pPr>
                              <w:jc w:val="center"/>
                              <w:rPr>
                                <w:sz w:val="18"/>
                              </w:rPr>
                            </w:pPr>
                            <w:r w:rsidRPr="00C80832">
                              <w:rPr>
                                <w:sz w:val="18"/>
                              </w:rPr>
                              <w:t xml:space="preserve">Figure </w:t>
                            </w:r>
                            <w:r>
                              <w:rPr>
                                <w:sz w:val="18"/>
                              </w:rPr>
                              <w:t>2</w:t>
                            </w:r>
                            <w:r w:rsidRPr="00C80832">
                              <w:rPr>
                                <w:sz w:val="18"/>
                              </w:rPr>
                              <w:t xml:space="preserve">: </w:t>
                            </w:r>
                            <w:r>
                              <w:rPr>
                                <w:sz w:val="18"/>
                              </w:rPr>
                              <w:t>Create Holiday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309741" id="Text Box 95" o:spid="_x0000_s1028" type="#_x0000_t202" style="position:absolute;left:0;text-align:left;margin-left:115.15pt;margin-top:217pt;width:107pt;height:20.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" strokecolor="white [3212]">
                <v:path arrowok="t"/>
                <v:textbox>
                  <w:txbxContent>
                    <w:p w14:paraId="0A37EB1B" w14:textId="77777777" w:rsidR="00551C67" w:rsidRPr="00C80832" w:rsidRDefault="00551C67" w:rsidP="00C80832">
                      <w:pPr>
                        <w:jc w:val="center"/>
                        <w:rPr>
                          <w:sz w:val="18"/>
                        </w:rPr>
                      </w:pPr>
                      <w:r w:rsidRPr="00C80832">
                        <w:rPr>
                          <w:sz w:val="18"/>
                        </w:rPr>
                        <w:t xml:space="preserve">Figure </w:t>
                      </w:r>
                      <w:r>
                        <w:rPr>
                          <w:sz w:val="18"/>
                        </w:rPr>
                        <w:t>2</w:t>
                      </w:r>
                      <w:r w:rsidRPr="00C80832">
                        <w:rPr>
                          <w:sz w:val="18"/>
                        </w:rPr>
                        <w:t xml:space="preserve">: </w:t>
                      </w:r>
                      <w:r>
                        <w:rPr>
                          <w:sz w:val="18"/>
                        </w:rPr>
                        <w:t>Create Holiday</w:t>
                      </w:r>
                    </w:p>
                  </w:txbxContent>
                </v:textbox>
              </v:shape>
            </w:pict>
          </mc:Fallback>
        </mc:AlternateContent>
      </w:r>
      <w:r>
        <w:rPr>
          <w:noProof/>
          <w:lang w:val="en-US"/>
        </w:rPr>
        <mc:AlternateContent>
          <mc:Choice Requires="wps">
            <w:drawing>
              <wp:anchor distT="0" distB="0" distL="114300" distR="114300" simplePos="0" relativeHeight="251723776" behindDoc="0" locked="0" layoutInCell="1" allowOverlap="1" wp14:anchorId="6F189BEE" wp14:editId="1E22E210">
                <wp:simplePos x="0" y="0"/>
                <wp:positionH relativeFrom="column">
                  <wp:posOffset>0</wp:posOffset>
                </wp:positionH>
                <wp:positionV relativeFrom="paragraph">
                  <wp:posOffset>2755900</wp:posOffset>
                </wp:positionV>
                <wp:extent cx="1358900" cy="263525"/>
                <wp:effectExtent l="0" t="0" r="0" b="3175"/>
                <wp:wrapNone/>
                <wp:docPr id="5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263525"/>
                        </a:xfrm>
                        <a:prstGeom prst="rect">
                          <a:avLst/>
                        </a:prstGeom>
                        <a:solidFill>
                          <a:srgbClr val="FFFFFF"/>
                        </a:solidFill>
                        <a:ln w="9525">
                          <a:solidFill>
                            <a:schemeClr val="bg1">
                              <a:lumMod val="100000"/>
                              <a:lumOff val="0"/>
                            </a:schemeClr>
                          </a:solidFill>
                          <a:miter lim="800000"/>
                          <a:headEnd/>
                          <a:tailEnd/>
                        </a:ln>
                      </wps:spPr>
                      <wps:txbx>
                        <w:txbxContent>
                          <w:p w14:paraId="131B2398" w14:textId="77777777" w:rsidR="00551C67" w:rsidRPr="00C80832" w:rsidRDefault="00551C67" w:rsidP="007D55AF">
                            <w:pPr>
                              <w:jc w:val="center"/>
                              <w:rPr>
                                <w:sz w:val="18"/>
                              </w:rPr>
                            </w:pPr>
                            <w:r w:rsidRPr="00C80832">
                              <w:rPr>
                                <w:sz w:val="18"/>
                              </w:rPr>
                              <w:t>Figure 1: Holidays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189BEE" id="Text Box 93" o:spid="_x0000_s1029" type="#_x0000_t202" style="position:absolute;left:0;text-align:left;margin-left:0;margin-top:217pt;width:107pt;height:2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" strokecolor="white [3212]">
                <v:path arrowok="t"/>
                <v:textbox>
                  <w:txbxContent>
                    <w:p w14:paraId="131B2398" w14:textId="77777777" w:rsidR="00551C67" w:rsidRPr="00C80832" w:rsidRDefault="00551C67" w:rsidP="007D55AF">
                      <w:pPr>
                        <w:jc w:val="center"/>
                        <w:rPr>
                          <w:sz w:val="18"/>
                        </w:rPr>
                      </w:pPr>
                      <w:r w:rsidRPr="00C80832">
                        <w:rPr>
                          <w:sz w:val="18"/>
                        </w:rPr>
                        <w:t>Figure 1: Holidays Page</w:t>
                      </w:r>
                    </w:p>
                  </w:txbxContent>
                </v:textbox>
              </v:shape>
            </w:pict>
          </mc:Fallback>
        </mc:AlternateContent>
      </w:r>
      <w:r w:rsidR="00ED4A35" w:rsidRPr="00ED4A35">
        <w:rPr>
          <w:noProof/>
          <w:lang w:val="en-US"/>
        </w:rPr>
        <w:drawing>
          <wp:inline distT="0" distB="0" distL="0" distR="0" wp14:anchorId="3B47492B" wp14:editId="38CEC9CB">
            <wp:extent cx="1304270" cy="2753771"/>
            <wp:effectExtent l="19050" t="0" r="0" b="0"/>
            <wp:docPr id="47" name="Picture 4" descr="C:\Users\Asuras\AppData\Local\Microsoft\Windows\INetCache\Content.Word\Holiday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ras\AppData\Local\Microsoft\Windows\INetCache\Content.Word\Holiday Fragment.png"/>
                    <pic:cNvPicPr>
                      <a:picLocks noChangeAspect="1" noChangeArrowheads="1"/>
                    </pic:cNvPicPr>
                  </pic:nvPicPr>
                  <pic:blipFill>
                    <a:blip r:embed="rId15" cstate="print"/>
                    <a:srcRect/>
                    <a:stretch>
                      <a:fillRect/>
                    </a:stretch>
                  </pic:blipFill>
                  <pic:spPr bwMode="auto">
                    <a:xfrm>
                      <a:off x="0" y="0"/>
                      <a:ext cx="1305116" cy="2755558"/>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14:anchorId="70203C0C" wp14:editId="1FAC8741">
            <wp:extent cx="1302337" cy="2749741"/>
            <wp:effectExtent l="19050" t="0" r="0" b="0"/>
            <wp:docPr id="49" name="Picture 5" descr="C:\Users\Asuras\Google Drive\University\3rd Year\CS3040-MobileDesign\Coursework\Report\App Screenshots\Holiday\Create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ras\Google Drive\University\3rd Year\CS3040-MobileDesign\Coursework\Report\App Screenshots\Holiday\Create Holiday.png"/>
                    <pic:cNvPicPr>
                      <a:picLocks noChangeAspect="1" noChangeArrowheads="1"/>
                    </pic:cNvPicPr>
                  </pic:nvPicPr>
                  <pic:blipFill>
                    <a:blip r:embed="rId16" cstate="print"/>
                    <a:srcRect/>
                    <a:stretch>
                      <a:fillRect/>
                    </a:stretch>
                  </pic:blipFill>
                  <pic:spPr bwMode="auto">
                    <a:xfrm>
                      <a:off x="0" y="0"/>
                      <a:ext cx="1302755" cy="2750623"/>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14:anchorId="38CD9BDC" wp14:editId="42E11931">
            <wp:extent cx="1297052" cy="2738583"/>
            <wp:effectExtent l="19050" t="0" r="0" b="0"/>
            <wp:docPr id="50" name="Picture 6" descr="C:\Users\Asuras\Google Drive\University\3rd Year\CS3040-MobileDesign\Coursework\Report\App Screenshots\Holiday\View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ras\Google Drive\University\3rd Year\CS3040-MobileDesign\Coursework\Report\App Screenshots\Holiday\View Holiday.png"/>
                    <pic:cNvPicPr>
                      <a:picLocks noChangeAspect="1" noChangeArrowheads="1"/>
                    </pic:cNvPicPr>
                  </pic:nvPicPr>
                  <pic:blipFill>
                    <a:blip r:embed="rId17" cstate="print"/>
                    <a:srcRect/>
                    <a:stretch>
                      <a:fillRect/>
                    </a:stretch>
                  </pic:blipFill>
                  <pic:spPr bwMode="auto">
                    <a:xfrm>
                      <a:off x="0" y="0"/>
                      <a:ext cx="1300908" cy="2746724"/>
                    </a:xfrm>
                    <a:prstGeom prst="rect">
                      <a:avLst/>
                    </a:prstGeom>
                    <a:noFill/>
                    <a:ln w="9525">
                      <a:noFill/>
                      <a:miter lim="800000"/>
                      <a:headEnd/>
                      <a:tailEnd/>
                    </a:ln>
                  </pic:spPr>
                </pic:pic>
              </a:graphicData>
            </a:graphic>
          </wp:inline>
        </w:drawing>
      </w:r>
      <w:r w:rsidR="00C80832">
        <w:t xml:space="preserve">    </w:t>
      </w:r>
      <w:r w:rsidR="00C80832" w:rsidRPr="00C80832">
        <w:rPr>
          <w:noProof/>
          <w:lang w:val="en-US"/>
        </w:rPr>
        <w:drawing>
          <wp:inline distT="0" distB="0" distL="0" distR="0" wp14:anchorId="50905793" wp14:editId="4C7C7606">
            <wp:extent cx="1291766" cy="2727420"/>
            <wp:effectExtent l="19050" t="0" r="3634" b="0"/>
            <wp:docPr id="52" name="Picture 7" descr="C:\Users\Asuras\Google Drive\University\3rd Year\CS3040-MobileDesign\Coursework\Report\App Screenshots\Holiday\Edit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ras\Google Drive\University\3rd Year\CS3040-MobileDesign\Coursework\Report\App Screenshots\Holiday\Edit Holiday.png"/>
                    <pic:cNvPicPr>
                      <a:picLocks noChangeAspect="1" noChangeArrowheads="1"/>
                    </pic:cNvPicPr>
                  </pic:nvPicPr>
                  <pic:blipFill>
                    <a:blip r:embed="rId18" cstate="print"/>
                    <a:srcRect/>
                    <a:stretch>
                      <a:fillRect/>
                    </a:stretch>
                  </pic:blipFill>
                  <pic:spPr bwMode="auto">
                    <a:xfrm>
                      <a:off x="0" y="0"/>
                      <a:ext cx="1295172" cy="2734611"/>
                    </a:xfrm>
                    <a:prstGeom prst="rect">
                      <a:avLst/>
                    </a:prstGeom>
                    <a:noFill/>
                    <a:ln w="9525">
                      <a:noFill/>
                      <a:miter lim="800000"/>
                      <a:headEnd/>
                      <a:tailEnd/>
                    </a:ln>
                  </pic:spPr>
                </pic:pic>
              </a:graphicData>
            </a:graphic>
          </wp:inline>
        </w:drawing>
      </w:r>
    </w:p>
    <w:p w14:paraId="73A8D4E1" w14:textId="77777777" w:rsidR="000F29AD" w:rsidRDefault="000F29AD" w:rsidP="00ED0ABB"/>
    <w:p w14:paraId="2EFBADB5" w14:textId="77777777" w:rsidR="00375351" w:rsidRDefault="00375351" w:rsidP="00ED0ABB"/>
    <w:p w14:paraId="0843B6E0" w14:textId="77777777" w:rsidR="00375351" w:rsidRDefault="00375351" w:rsidP="00ED0ABB"/>
    <w:p w14:paraId="28CB52BE" w14:textId="77777777" w:rsidR="00375351" w:rsidRDefault="00375351" w:rsidP="00ED0ABB"/>
    <w:p w14:paraId="1B3212AD" w14:textId="77777777" w:rsidR="00375351" w:rsidRDefault="00375351" w:rsidP="00ED0ABB"/>
    <w:p w14:paraId="6B032D8B" w14:textId="77777777" w:rsidR="00DC6DFD" w:rsidRDefault="00DC6DFD" w:rsidP="00ED0ABB"/>
    <w:p w14:paraId="73F71E43" w14:textId="77777777" w:rsidR="00DC6DFD" w:rsidRDefault="00DC6DFD" w:rsidP="00ED0ABB"/>
    <w:p w14:paraId="6A50D86A" w14:textId="77777777" w:rsidR="005D2B75" w:rsidRDefault="00E74B38" w:rsidP="00ED0ABB">
      <w:r>
        <w:t>The next significant page within the system is the ‘Visited Places’ page</w:t>
      </w:r>
      <w:r w:rsidR="00216A49">
        <w:t xml:space="preserve"> [Figure 5]</w:t>
      </w:r>
      <w:r w:rsidR="00F45F1C">
        <w:t xml:space="preserve">. </w:t>
      </w:r>
      <w:r w:rsidR="00216A49">
        <w:t>The ‘Add a Visited Place</w:t>
      </w:r>
      <w:r w:rsidR="0059125E">
        <w:t xml:space="preserve">’ button allows the user to create a new visited place </w:t>
      </w:r>
      <w:r w:rsidR="00216A49">
        <w:t>[Figure 6]</w:t>
      </w:r>
      <w:r w:rsidR="00386F9C">
        <w:t>. All visited places created will be available to view from within the list</w:t>
      </w:r>
      <w:r w:rsidR="005B1482">
        <w:t>;</w:t>
      </w:r>
      <w:r w:rsidR="0059125E">
        <w:t xml:space="preserve"> which when clicked </w:t>
      </w:r>
      <w:r w:rsidR="00375351">
        <w:t xml:space="preserve">will show </w:t>
      </w:r>
      <w:r w:rsidR="005B1482">
        <w:t>[Figure 7]</w:t>
      </w:r>
      <w:r w:rsidR="00386F9C">
        <w:t>. Functionality to edit</w:t>
      </w:r>
      <w:r w:rsidR="00375351">
        <w:t xml:space="preserve"> and delete</w:t>
      </w:r>
      <w:r w:rsidR="00386F9C">
        <w:t xml:space="preserve"> a particular visited place </w:t>
      </w:r>
      <w:r w:rsidR="00375351">
        <w:t>is in the same location (within the toolbar) as the Holiday page. Edit Visited Place will also navigate the user to</w:t>
      </w:r>
      <w:r w:rsidR="005B1482">
        <w:t xml:space="preserve"> [Figure 8].</w:t>
      </w:r>
      <w:r w:rsidR="00386F9C">
        <w:t xml:space="preserve"> </w:t>
      </w:r>
    </w:p>
    <w:p w14:paraId="3A8B3FE3" w14:textId="77777777" w:rsidR="005D2B75" w:rsidRDefault="0099202F" w:rsidP="00ED0ABB">
      <w:r>
        <w:rPr>
          <w:noProof/>
          <w:lang w:val="en-US"/>
        </w:rPr>
        <w:lastRenderedPageBreak/>
        <mc:AlternateContent>
          <mc:Choice Requires="wps">
            <w:drawing>
              <wp:anchor distT="0" distB="0" distL="114300" distR="114300" simplePos="0" relativeHeight="251737088" behindDoc="0" locked="0" layoutInCell="1" allowOverlap="1" wp14:anchorId="5DC892EE" wp14:editId="72B98AA0">
                <wp:simplePos x="0" y="0"/>
                <wp:positionH relativeFrom="column">
                  <wp:posOffset>4306570</wp:posOffset>
                </wp:positionH>
                <wp:positionV relativeFrom="paragraph">
                  <wp:posOffset>2777490</wp:posOffset>
                </wp:positionV>
                <wp:extent cx="1358900" cy="433070"/>
                <wp:effectExtent l="0" t="0" r="0" b="0"/>
                <wp:wrapNone/>
                <wp:docPr id="4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64AD8468" w14:textId="77777777" w:rsidR="00551C67" w:rsidRPr="00C80832" w:rsidRDefault="00551C67" w:rsidP="005D2B75">
                            <w:pPr>
                              <w:jc w:val="center"/>
                              <w:rPr>
                                <w:sz w:val="18"/>
                              </w:rPr>
                            </w:pPr>
                            <w:r w:rsidRPr="00C80832">
                              <w:rPr>
                                <w:sz w:val="18"/>
                              </w:rPr>
                              <w:t xml:space="preserve">Figure </w:t>
                            </w:r>
                            <w:r>
                              <w:rPr>
                                <w:sz w:val="18"/>
                              </w:rPr>
                              <w:t>8</w:t>
                            </w:r>
                            <w:r w:rsidRPr="00C80832">
                              <w:rPr>
                                <w:sz w:val="18"/>
                              </w:rPr>
                              <w:t xml:space="preserve">: </w:t>
                            </w:r>
                            <w:r>
                              <w:rPr>
                                <w:sz w:val="18"/>
                              </w:rPr>
                              <w:t>Edit Visited Place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892EE" id="Text Box 108" o:spid="_x0000_s1030" type="#_x0000_t202" style="position:absolute;margin-left:339.1pt;margin-top:218.7pt;width:107pt;height:34.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" strokecolor="white [3212]">
                <v:path arrowok="t"/>
                <v:textbox>
                  <w:txbxContent>
                    <w:p w14:paraId="64AD8468" w14:textId="77777777" w:rsidR="00551C67" w:rsidRPr="00C80832" w:rsidRDefault="00551C67" w:rsidP="005D2B75">
                      <w:pPr>
                        <w:jc w:val="center"/>
                        <w:rPr>
                          <w:sz w:val="18"/>
                        </w:rPr>
                      </w:pPr>
                      <w:r w:rsidRPr="00C80832">
                        <w:rPr>
                          <w:sz w:val="18"/>
                        </w:rPr>
                        <w:t xml:space="preserve">Figure </w:t>
                      </w:r>
                      <w:r>
                        <w:rPr>
                          <w:sz w:val="18"/>
                        </w:rPr>
                        <w:t>8</w:t>
                      </w:r>
                      <w:r w:rsidRPr="00C80832">
                        <w:rPr>
                          <w:sz w:val="18"/>
                        </w:rPr>
                        <w:t xml:space="preserve">: </w:t>
                      </w:r>
                      <w:r>
                        <w:rPr>
                          <w:sz w:val="18"/>
                        </w:rPr>
                        <w:t>Edit Visited Place</w:t>
                      </w:r>
                    </w:p>
                  </w:txbxContent>
                </v:textbox>
              </v:shape>
            </w:pict>
          </mc:Fallback>
        </mc:AlternateContent>
      </w:r>
      <w:r>
        <w:rPr>
          <w:noProof/>
          <w:lang w:val="en-US"/>
        </w:rPr>
        <mc:AlternateContent>
          <mc:Choice Requires="wps">
            <w:drawing>
              <wp:anchor distT="0" distB="0" distL="114300" distR="114300" simplePos="0" relativeHeight="251736064" behindDoc="0" locked="0" layoutInCell="1" allowOverlap="1" wp14:anchorId="530817FB" wp14:editId="788CDBC3">
                <wp:simplePos x="0" y="0"/>
                <wp:positionH relativeFrom="column">
                  <wp:posOffset>2863215</wp:posOffset>
                </wp:positionH>
                <wp:positionV relativeFrom="paragraph">
                  <wp:posOffset>2777490</wp:posOffset>
                </wp:positionV>
                <wp:extent cx="1358900" cy="433070"/>
                <wp:effectExtent l="0" t="0" r="0" b="0"/>
                <wp:wrapNone/>
                <wp:docPr id="4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5366911C" w14:textId="77777777" w:rsidR="00551C67" w:rsidRPr="00C80832" w:rsidRDefault="00551C67" w:rsidP="005D2B75">
                            <w:pPr>
                              <w:jc w:val="center"/>
                              <w:rPr>
                                <w:sz w:val="18"/>
                              </w:rPr>
                            </w:pPr>
                            <w:r w:rsidRPr="00C80832">
                              <w:rPr>
                                <w:sz w:val="18"/>
                              </w:rPr>
                              <w:t xml:space="preserve">Figure </w:t>
                            </w:r>
                            <w:r>
                              <w:rPr>
                                <w:sz w:val="18"/>
                              </w:rPr>
                              <w:t>7</w:t>
                            </w:r>
                            <w:r w:rsidRPr="00C80832">
                              <w:rPr>
                                <w:sz w:val="18"/>
                              </w:rPr>
                              <w:t xml:space="preserve">: </w:t>
                            </w:r>
                            <w:r>
                              <w:rPr>
                                <w:sz w:val="18"/>
                              </w:rPr>
                              <w:t>View Visited Place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0817FB" id="Text Box 107" o:spid="_x0000_s1031" type="#_x0000_t202" style="position:absolute;margin-left:225.45pt;margin-top:218.7pt;width:107pt;height:34.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" strokecolor="white [3212]">
                <v:path arrowok="t"/>
                <v:textbox>
                  <w:txbxContent>
                    <w:p w14:paraId="5366911C" w14:textId="77777777" w:rsidR="00551C67" w:rsidRPr="00C80832" w:rsidRDefault="00551C67" w:rsidP="005D2B75">
                      <w:pPr>
                        <w:jc w:val="center"/>
                        <w:rPr>
                          <w:sz w:val="18"/>
                        </w:rPr>
                      </w:pPr>
                      <w:r w:rsidRPr="00C80832">
                        <w:rPr>
                          <w:sz w:val="18"/>
                        </w:rPr>
                        <w:t xml:space="preserve">Figure </w:t>
                      </w:r>
                      <w:r>
                        <w:rPr>
                          <w:sz w:val="18"/>
                        </w:rPr>
                        <w:t>7</w:t>
                      </w:r>
                      <w:r w:rsidRPr="00C80832">
                        <w:rPr>
                          <w:sz w:val="18"/>
                        </w:rPr>
                        <w:t xml:space="preserve">: </w:t>
                      </w:r>
                      <w:r>
                        <w:rPr>
                          <w:sz w:val="18"/>
                        </w:rPr>
                        <w:t>View Visited Place</w:t>
                      </w:r>
                    </w:p>
                  </w:txbxContent>
                </v:textbox>
              </v:shape>
            </w:pict>
          </mc:Fallback>
        </mc:AlternateContent>
      </w:r>
      <w:r>
        <w:rPr>
          <w:noProof/>
          <w:lang w:val="en-US"/>
        </w:rPr>
        <mc:AlternateContent>
          <mc:Choice Requires="wps">
            <w:drawing>
              <wp:anchor distT="0" distB="0" distL="114300" distR="114300" simplePos="0" relativeHeight="251735040" behindDoc="0" locked="0" layoutInCell="1" allowOverlap="1" wp14:anchorId="4ED7B10A" wp14:editId="43AFA75F">
                <wp:simplePos x="0" y="0"/>
                <wp:positionH relativeFrom="column">
                  <wp:posOffset>1424940</wp:posOffset>
                </wp:positionH>
                <wp:positionV relativeFrom="paragraph">
                  <wp:posOffset>2787650</wp:posOffset>
                </wp:positionV>
                <wp:extent cx="1358900" cy="433070"/>
                <wp:effectExtent l="0" t="0" r="0" b="0"/>
                <wp:wrapNone/>
                <wp:docPr id="45"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5BA13980" w14:textId="77777777" w:rsidR="00551C67" w:rsidRPr="00C80832" w:rsidRDefault="00551C67" w:rsidP="005D2B75">
                            <w:pPr>
                              <w:jc w:val="center"/>
                              <w:rPr>
                                <w:sz w:val="18"/>
                              </w:rPr>
                            </w:pPr>
                            <w:r w:rsidRPr="00C80832">
                              <w:rPr>
                                <w:sz w:val="18"/>
                              </w:rPr>
                              <w:t xml:space="preserve">Figure </w:t>
                            </w:r>
                            <w:r>
                              <w:rPr>
                                <w:sz w:val="18"/>
                              </w:rPr>
                              <w:t>6</w:t>
                            </w:r>
                            <w:r w:rsidRPr="00C80832">
                              <w:rPr>
                                <w:sz w:val="18"/>
                              </w:rPr>
                              <w:t xml:space="preserve">: </w:t>
                            </w:r>
                            <w:r>
                              <w:rPr>
                                <w:sz w:val="18"/>
                              </w:rPr>
                              <w:t>Create Visited Place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ED7B10A" id="Text Box 106" o:spid="_x0000_s1032" type="#_x0000_t202" style="position:absolute;margin-left:112.2pt;margin-top:219.5pt;width:107pt;height:34.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" strokecolor="white [3212]">
                <v:path arrowok="t"/>
                <v:textbox>
                  <w:txbxContent>
                    <w:p w14:paraId="5BA13980" w14:textId="77777777" w:rsidR="00551C67" w:rsidRPr="00C80832" w:rsidRDefault="00551C67" w:rsidP="005D2B75">
                      <w:pPr>
                        <w:jc w:val="center"/>
                        <w:rPr>
                          <w:sz w:val="18"/>
                        </w:rPr>
                      </w:pPr>
                      <w:r w:rsidRPr="00C80832">
                        <w:rPr>
                          <w:sz w:val="18"/>
                        </w:rPr>
                        <w:t xml:space="preserve">Figure </w:t>
                      </w:r>
                      <w:r>
                        <w:rPr>
                          <w:sz w:val="18"/>
                        </w:rPr>
                        <w:t>6</w:t>
                      </w:r>
                      <w:r w:rsidRPr="00C80832">
                        <w:rPr>
                          <w:sz w:val="18"/>
                        </w:rPr>
                        <w:t xml:space="preserve">: </w:t>
                      </w:r>
                      <w:r>
                        <w:rPr>
                          <w:sz w:val="18"/>
                        </w:rPr>
                        <w:t>Create Visited Place</w:t>
                      </w:r>
                    </w:p>
                  </w:txbxContent>
                </v:textbox>
              </v:shape>
            </w:pict>
          </mc:Fallback>
        </mc:AlternateContent>
      </w:r>
      <w:r>
        <w:rPr>
          <w:noProof/>
          <w:lang w:val="en-US"/>
        </w:rPr>
        <mc:AlternateContent>
          <mc:Choice Requires="wps">
            <w:drawing>
              <wp:anchor distT="0" distB="0" distL="114300" distR="114300" simplePos="0" relativeHeight="251734016" behindDoc="0" locked="0" layoutInCell="1" allowOverlap="1" wp14:anchorId="44B4C014" wp14:editId="65398D90">
                <wp:simplePos x="0" y="0"/>
                <wp:positionH relativeFrom="column">
                  <wp:posOffset>-16510</wp:posOffset>
                </wp:positionH>
                <wp:positionV relativeFrom="paragraph">
                  <wp:posOffset>2787650</wp:posOffset>
                </wp:positionV>
                <wp:extent cx="1358900" cy="433070"/>
                <wp:effectExtent l="0" t="0" r="0" b="0"/>
                <wp:wrapNone/>
                <wp:docPr id="43"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3B09D111" w14:textId="77777777" w:rsidR="00551C67" w:rsidRPr="00C80832" w:rsidRDefault="00551C67" w:rsidP="005D2B75">
                            <w:pPr>
                              <w:jc w:val="center"/>
                              <w:rPr>
                                <w:sz w:val="18"/>
                              </w:rPr>
                            </w:pPr>
                            <w:r w:rsidRPr="00C80832">
                              <w:rPr>
                                <w:sz w:val="18"/>
                              </w:rPr>
                              <w:t xml:space="preserve">Figure </w:t>
                            </w:r>
                            <w:r>
                              <w:rPr>
                                <w:sz w:val="18"/>
                              </w:rPr>
                              <w:t>5</w:t>
                            </w:r>
                            <w:r w:rsidRPr="00C80832">
                              <w:rPr>
                                <w:sz w:val="18"/>
                              </w:rPr>
                              <w:t xml:space="preserve">: </w:t>
                            </w:r>
                            <w:r>
                              <w:rPr>
                                <w:sz w:val="18"/>
                              </w:rPr>
                              <w:t>Visited Place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B4C014" id="Text Box 105" o:spid="_x0000_s1033" type="#_x0000_t202" style="position:absolute;margin-left:-1.3pt;margin-top:219.5pt;width:107pt;height:34.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" strokecolor="white [3212]">
                <v:path arrowok="t"/>
                <v:textbox>
                  <w:txbxContent>
                    <w:p w14:paraId="3B09D111" w14:textId="77777777" w:rsidR="00551C67" w:rsidRPr="00C80832" w:rsidRDefault="00551C67" w:rsidP="005D2B75">
                      <w:pPr>
                        <w:jc w:val="center"/>
                        <w:rPr>
                          <w:sz w:val="18"/>
                        </w:rPr>
                      </w:pPr>
                      <w:r w:rsidRPr="00C80832">
                        <w:rPr>
                          <w:sz w:val="18"/>
                        </w:rPr>
                        <w:t xml:space="preserve">Figure </w:t>
                      </w:r>
                      <w:r>
                        <w:rPr>
                          <w:sz w:val="18"/>
                        </w:rPr>
                        <w:t>5</w:t>
                      </w:r>
                      <w:r w:rsidRPr="00C80832">
                        <w:rPr>
                          <w:sz w:val="18"/>
                        </w:rPr>
                        <w:t xml:space="preserve">: </w:t>
                      </w:r>
                      <w:r>
                        <w:rPr>
                          <w:sz w:val="18"/>
                        </w:rPr>
                        <w:t>Visited Place Page</w:t>
                      </w:r>
                    </w:p>
                  </w:txbxContent>
                </v:textbox>
              </v:shape>
            </w:pict>
          </mc:Fallback>
        </mc:AlternateContent>
      </w:r>
      <w:r w:rsidR="005D2B75" w:rsidRPr="005D2B75">
        <w:rPr>
          <w:noProof/>
          <w:lang w:val="en-US"/>
        </w:rPr>
        <w:drawing>
          <wp:inline distT="0" distB="0" distL="0" distR="0" wp14:anchorId="6BF8C665" wp14:editId="41DFFEE9">
            <wp:extent cx="1307623" cy="2760902"/>
            <wp:effectExtent l="19050" t="0" r="6827" b="0"/>
            <wp:docPr id="56" name="Picture 8" descr="C:\Users\Asuras\Google Drive\University\3rd Year\CS3040-MobileDesign\Coursework\Report\App Screenshots\Visited Place\VPlace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ras\Google Drive\University\3rd Year\CS3040-MobileDesign\Coursework\Report\App Screenshots\Visited Place\VPlace Fragment.png"/>
                    <pic:cNvPicPr>
                      <a:picLocks noChangeAspect="1" noChangeArrowheads="1"/>
                    </pic:cNvPicPr>
                  </pic:nvPicPr>
                  <pic:blipFill>
                    <a:blip r:embed="rId19" cstate="print"/>
                    <a:srcRect/>
                    <a:stretch>
                      <a:fillRect/>
                    </a:stretch>
                  </pic:blipFill>
                  <pic:spPr bwMode="auto">
                    <a:xfrm>
                      <a:off x="0" y="0"/>
                      <a:ext cx="1309278" cy="2764395"/>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14:anchorId="494311FA" wp14:editId="2D157BCA">
            <wp:extent cx="1307127" cy="2759850"/>
            <wp:effectExtent l="19050" t="0" r="7323" b="0"/>
            <wp:docPr id="58" name="Picture 11" descr="C:\Users\Asuras\Google Drive\University\3rd Year\CS3040-MobileDesign\Coursework\Report\App Screenshots\Visited Place\Create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ras\Google Drive\University\3rd Year\CS3040-MobileDesign\Coursework\Report\App Screenshots\Visited Place\Create VPlace.png"/>
                    <pic:cNvPicPr>
                      <a:picLocks noChangeAspect="1" noChangeArrowheads="1"/>
                    </pic:cNvPicPr>
                  </pic:nvPicPr>
                  <pic:blipFill>
                    <a:blip r:embed="rId20" cstate="print"/>
                    <a:srcRect/>
                    <a:stretch>
                      <a:fillRect/>
                    </a:stretch>
                  </pic:blipFill>
                  <pic:spPr bwMode="auto">
                    <a:xfrm>
                      <a:off x="0" y="0"/>
                      <a:ext cx="1311529" cy="2769144"/>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14:anchorId="2C3AB14D" wp14:editId="62B0A44C">
            <wp:extent cx="1309253" cy="2764342"/>
            <wp:effectExtent l="19050" t="0" r="5197" b="0"/>
            <wp:docPr id="59" name="Picture 12" descr="C:\Users\Asuras\Google Drive\University\3rd Year\CS3040-MobileDesign\Coursework\Report\App Screenshots\Visited Place\View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ras\Google Drive\University\3rd Year\CS3040-MobileDesign\Coursework\Report\App Screenshots\Visited Place\View VPlace.png"/>
                    <pic:cNvPicPr>
                      <a:picLocks noChangeAspect="1" noChangeArrowheads="1"/>
                    </pic:cNvPicPr>
                  </pic:nvPicPr>
                  <pic:blipFill>
                    <a:blip r:embed="rId21" cstate="print"/>
                    <a:srcRect/>
                    <a:stretch>
                      <a:fillRect/>
                    </a:stretch>
                  </pic:blipFill>
                  <pic:spPr bwMode="auto">
                    <a:xfrm>
                      <a:off x="0" y="0"/>
                      <a:ext cx="1308833" cy="2763455"/>
                    </a:xfrm>
                    <a:prstGeom prst="rect">
                      <a:avLst/>
                    </a:prstGeom>
                    <a:noFill/>
                    <a:ln w="9525">
                      <a:noFill/>
                      <a:miter lim="800000"/>
                      <a:headEnd/>
                      <a:tailEnd/>
                    </a:ln>
                  </pic:spPr>
                </pic:pic>
              </a:graphicData>
            </a:graphic>
          </wp:inline>
        </w:drawing>
      </w:r>
      <w:r w:rsidR="005D2B75">
        <w:t xml:space="preserve">   </w:t>
      </w:r>
      <w:r w:rsidR="005D2B75" w:rsidRPr="005D2B75">
        <w:rPr>
          <w:noProof/>
          <w:lang w:val="en-US"/>
        </w:rPr>
        <w:drawing>
          <wp:inline distT="0" distB="0" distL="0" distR="0" wp14:anchorId="2D9BE2D5" wp14:editId="5059DC72">
            <wp:extent cx="1312908" cy="2772060"/>
            <wp:effectExtent l="19050" t="0" r="1542" b="0"/>
            <wp:docPr id="64" name="Picture 13" descr="C:\Users\Asuras\Google Drive\University\3rd Year\CS3040-MobileDesign\Coursework\Report\App Screenshots\Visited Place\Edit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uras\Google Drive\University\3rd Year\CS3040-MobileDesign\Coursework\Report\App Screenshots\Visited Place\Edit VPlace.png"/>
                    <pic:cNvPicPr>
                      <a:picLocks noChangeAspect="1" noChangeArrowheads="1"/>
                    </pic:cNvPicPr>
                  </pic:nvPicPr>
                  <pic:blipFill>
                    <a:blip r:embed="rId22" cstate="print"/>
                    <a:srcRect/>
                    <a:stretch>
                      <a:fillRect/>
                    </a:stretch>
                  </pic:blipFill>
                  <pic:spPr bwMode="auto">
                    <a:xfrm>
                      <a:off x="0" y="0"/>
                      <a:ext cx="1313377" cy="2773049"/>
                    </a:xfrm>
                    <a:prstGeom prst="rect">
                      <a:avLst/>
                    </a:prstGeom>
                    <a:noFill/>
                    <a:ln w="9525">
                      <a:noFill/>
                      <a:miter lim="800000"/>
                      <a:headEnd/>
                      <a:tailEnd/>
                    </a:ln>
                  </pic:spPr>
                </pic:pic>
              </a:graphicData>
            </a:graphic>
          </wp:inline>
        </w:drawing>
      </w:r>
    </w:p>
    <w:p w14:paraId="0B1EB817" w14:textId="77777777" w:rsidR="0059125E" w:rsidRDefault="0059125E" w:rsidP="00ED0ABB"/>
    <w:p w14:paraId="34890EEA" w14:textId="77777777" w:rsidR="00375351" w:rsidRDefault="00375351" w:rsidP="00ED0ABB"/>
    <w:p w14:paraId="090E0891" w14:textId="77777777" w:rsidR="004502A1" w:rsidRDefault="00A74DB9" w:rsidP="00ED0ABB">
      <w:r>
        <w:t>In addition to the Holidays and Visited Places pages, the</w:t>
      </w:r>
      <w:r w:rsidR="00375351">
        <w:t xml:space="preserve">re is also the Maps page [Figure 9]. From this page, the user </w:t>
      </w:r>
      <w:r>
        <w:t>will be able to view the location of any Visited Places they create and also</w:t>
      </w:r>
      <w:r w:rsidR="00375351">
        <w:t xml:space="preserve"> any images they take</w:t>
      </w:r>
      <w:r>
        <w:t xml:space="preserve">. The map will show 2 different sets of markers; blue markers represent </w:t>
      </w:r>
      <w:r w:rsidR="004502A1">
        <w:t>a visited place and pi</w:t>
      </w:r>
      <w:r w:rsidR="00375351">
        <w:t>nk markers represent an image. Clicking</w:t>
      </w:r>
      <w:r w:rsidR="004502A1">
        <w:t xml:space="preserve"> on these markers</w:t>
      </w:r>
      <w:r w:rsidR="008F2E71">
        <w:t xml:space="preserve"> will</w:t>
      </w:r>
      <w:r w:rsidR="00375351">
        <w:t xml:space="preserve"> take the user to another page wh</w:t>
      </w:r>
      <w:r w:rsidR="004502A1">
        <w:t>ere they will be able to view more information</w:t>
      </w:r>
      <w:r w:rsidR="00375351">
        <w:t xml:space="preserve"> [F</w:t>
      </w:r>
      <w:r w:rsidR="004502A1">
        <w:t>igure 10</w:t>
      </w:r>
      <w:r w:rsidR="00375351">
        <w:t xml:space="preserve"> &amp;</w:t>
      </w:r>
      <w:r w:rsidR="004502A1">
        <w:t xml:space="preserve"> 11]. </w:t>
      </w:r>
    </w:p>
    <w:p w14:paraId="7A6B692E" w14:textId="77777777" w:rsidR="00375351" w:rsidRDefault="0099202F" w:rsidP="00375351">
      <w:pPr>
        <w:jc w:val="center"/>
      </w:pPr>
      <w:r>
        <w:rPr>
          <w:noProof/>
          <w:lang w:val="en-US"/>
        </w:rPr>
        <mc:AlternateContent>
          <mc:Choice Requires="wps">
            <w:drawing>
              <wp:anchor distT="0" distB="0" distL="114300" distR="114300" simplePos="0" relativeHeight="251739136" behindDoc="0" locked="0" layoutInCell="1" allowOverlap="1" wp14:anchorId="226ADDCE" wp14:editId="78CBD9E3">
                <wp:simplePos x="0" y="0"/>
                <wp:positionH relativeFrom="column">
                  <wp:posOffset>2155825</wp:posOffset>
                </wp:positionH>
                <wp:positionV relativeFrom="paragraph">
                  <wp:posOffset>2766060</wp:posOffset>
                </wp:positionV>
                <wp:extent cx="1437005" cy="433070"/>
                <wp:effectExtent l="0" t="0" r="0" b="0"/>
                <wp:wrapNone/>
                <wp:docPr id="4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37005" cy="433070"/>
                        </a:xfrm>
                        <a:prstGeom prst="rect">
                          <a:avLst/>
                        </a:prstGeom>
                        <a:solidFill>
                          <a:srgbClr val="FFFFFF"/>
                        </a:solidFill>
                        <a:ln w="9525">
                          <a:solidFill>
                            <a:schemeClr val="bg1">
                              <a:lumMod val="100000"/>
                              <a:lumOff val="0"/>
                            </a:schemeClr>
                          </a:solidFill>
                          <a:miter lim="800000"/>
                          <a:headEnd/>
                          <a:tailEnd/>
                        </a:ln>
                      </wps:spPr>
                      <wps:txbx>
                        <w:txbxContent>
                          <w:p w14:paraId="3EA0F698" w14:textId="77777777" w:rsidR="00551C67" w:rsidRPr="00C80832" w:rsidRDefault="00551C67" w:rsidP="00375351">
                            <w:pPr>
                              <w:jc w:val="center"/>
                              <w:rPr>
                                <w:sz w:val="18"/>
                              </w:rPr>
                            </w:pPr>
                            <w:r w:rsidRPr="00C80832">
                              <w:rPr>
                                <w:sz w:val="18"/>
                              </w:rPr>
                              <w:t xml:space="preserve">Figure </w:t>
                            </w:r>
                            <w:r>
                              <w:rPr>
                                <w:sz w:val="18"/>
                              </w:rPr>
                              <w:t>10</w:t>
                            </w:r>
                            <w:r w:rsidRPr="00C80832">
                              <w:rPr>
                                <w:sz w:val="18"/>
                              </w:rPr>
                              <w:t xml:space="preserve">: </w:t>
                            </w:r>
                            <w:r>
                              <w:rPr>
                                <w:sz w:val="18"/>
                              </w:rPr>
                              <w:t>Viewing Visited Place (from Map)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26ADDCE" id="Text Box 113" o:spid="_x0000_s1034" type="#_x0000_t202" style="position:absolute;left:0;text-align:left;margin-left:169.75pt;margin-top:217.8pt;width:113.15pt;height:34.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" strokecolor="white [3212]">
                <v:path arrowok="t"/>
                <v:textbox>
                  <w:txbxContent>
                    <w:p w14:paraId="3EA0F698" w14:textId="77777777" w:rsidR="00551C67" w:rsidRPr="00C80832" w:rsidRDefault="00551C67" w:rsidP="00375351">
                      <w:pPr>
                        <w:jc w:val="center"/>
                        <w:rPr>
                          <w:sz w:val="18"/>
                        </w:rPr>
                      </w:pPr>
                      <w:r w:rsidRPr="00C80832">
                        <w:rPr>
                          <w:sz w:val="18"/>
                        </w:rPr>
                        <w:t xml:space="preserve">Figure </w:t>
                      </w:r>
                      <w:r>
                        <w:rPr>
                          <w:sz w:val="18"/>
                        </w:rPr>
                        <w:t>10</w:t>
                      </w:r>
                      <w:r w:rsidRPr="00C80832">
                        <w:rPr>
                          <w:sz w:val="18"/>
                        </w:rPr>
                        <w:t xml:space="preserve">: </w:t>
                      </w:r>
                      <w:r>
                        <w:rPr>
                          <w:sz w:val="18"/>
                        </w:rPr>
                        <w:t>Viewing Visited Place (from Map)</w:t>
                      </w:r>
                    </w:p>
                  </w:txbxContent>
                </v:textbox>
              </v:shape>
            </w:pict>
          </mc:Fallback>
        </mc:AlternateContent>
      </w:r>
      <w:r>
        <w:rPr>
          <w:noProof/>
          <w:lang w:val="en-US"/>
        </w:rPr>
        <mc:AlternateContent>
          <mc:Choice Requires="wps">
            <w:drawing>
              <wp:anchor distT="0" distB="0" distL="114300" distR="114300" simplePos="0" relativeHeight="251738112" behindDoc="0" locked="0" layoutInCell="1" allowOverlap="1" wp14:anchorId="3F72C031" wp14:editId="3043F2D7">
                <wp:simplePos x="0" y="0"/>
                <wp:positionH relativeFrom="column">
                  <wp:posOffset>655320</wp:posOffset>
                </wp:positionH>
                <wp:positionV relativeFrom="paragraph">
                  <wp:posOffset>2766060</wp:posOffset>
                </wp:positionV>
                <wp:extent cx="1358900" cy="433070"/>
                <wp:effectExtent l="0" t="0" r="0" b="0"/>
                <wp:wrapNone/>
                <wp:docPr id="4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4E83B880" w14:textId="77777777" w:rsidR="00551C67" w:rsidRPr="00C80832" w:rsidRDefault="00551C67" w:rsidP="00375351">
                            <w:pPr>
                              <w:jc w:val="center"/>
                              <w:rPr>
                                <w:sz w:val="18"/>
                              </w:rPr>
                            </w:pPr>
                            <w:r w:rsidRPr="00C80832">
                              <w:rPr>
                                <w:sz w:val="18"/>
                              </w:rPr>
                              <w:t xml:space="preserve">Figure </w:t>
                            </w:r>
                            <w:r>
                              <w:rPr>
                                <w:sz w:val="18"/>
                              </w:rPr>
                              <w:t>9</w:t>
                            </w:r>
                            <w:r w:rsidRPr="00C80832">
                              <w:rPr>
                                <w:sz w:val="18"/>
                              </w:rPr>
                              <w:t xml:space="preserve">: </w:t>
                            </w:r>
                            <w:r>
                              <w:rPr>
                                <w:sz w:val="18"/>
                              </w:rPr>
                              <w:t>Map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72C031" id="Text Box 112" o:spid="_x0000_s1035" type="#_x0000_t202" style="position:absolute;left:0;text-align:left;margin-left:51.6pt;margin-top:217.8pt;width:107pt;height:34.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" strokecolor="white [3212]">
                <v:path arrowok="t"/>
                <v:textbox>
                  <w:txbxContent>
                    <w:p w14:paraId="4E83B880" w14:textId="77777777" w:rsidR="00551C67" w:rsidRPr="00C80832" w:rsidRDefault="00551C67" w:rsidP="00375351">
                      <w:pPr>
                        <w:jc w:val="center"/>
                        <w:rPr>
                          <w:sz w:val="18"/>
                        </w:rPr>
                      </w:pPr>
                      <w:r w:rsidRPr="00C80832">
                        <w:rPr>
                          <w:sz w:val="18"/>
                        </w:rPr>
                        <w:t xml:space="preserve">Figure </w:t>
                      </w:r>
                      <w:r>
                        <w:rPr>
                          <w:sz w:val="18"/>
                        </w:rPr>
                        <w:t>9</w:t>
                      </w:r>
                      <w:r w:rsidRPr="00C80832">
                        <w:rPr>
                          <w:sz w:val="18"/>
                        </w:rPr>
                        <w:t xml:space="preserve">: </w:t>
                      </w:r>
                      <w:r>
                        <w:rPr>
                          <w:sz w:val="18"/>
                        </w:rPr>
                        <w:t>Map Page</w:t>
                      </w:r>
                    </w:p>
                  </w:txbxContent>
                </v:textbox>
              </v:shape>
            </w:pict>
          </mc:Fallback>
        </mc:AlternateContent>
      </w:r>
      <w:r>
        <w:rPr>
          <w:noProof/>
          <w:lang w:val="en-US"/>
        </w:rPr>
        <mc:AlternateContent>
          <mc:Choice Requires="wps">
            <w:drawing>
              <wp:anchor distT="0" distB="0" distL="114300" distR="114300" simplePos="0" relativeHeight="251740160" behindDoc="0" locked="0" layoutInCell="1" allowOverlap="1" wp14:anchorId="39C7F02E" wp14:editId="4655F8E4">
                <wp:simplePos x="0" y="0"/>
                <wp:positionH relativeFrom="column">
                  <wp:posOffset>3745865</wp:posOffset>
                </wp:positionH>
                <wp:positionV relativeFrom="paragraph">
                  <wp:posOffset>2766060</wp:posOffset>
                </wp:positionV>
                <wp:extent cx="1358900" cy="433070"/>
                <wp:effectExtent l="0" t="0" r="0" b="0"/>
                <wp:wrapNone/>
                <wp:docPr id="3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64D10886" w14:textId="77777777" w:rsidR="00551C67" w:rsidRPr="00C80832" w:rsidRDefault="00551C67" w:rsidP="00375351">
                            <w:pPr>
                              <w:jc w:val="center"/>
                              <w:rPr>
                                <w:sz w:val="18"/>
                              </w:rPr>
                            </w:pPr>
                            <w:r w:rsidRPr="00C80832">
                              <w:rPr>
                                <w:sz w:val="18"/>
                              </w:rPr>
                              <w:t xml:space="preserve">Figure </w:t>
                            </w:r>
                            <w:r>
                              <w:rPr>
                                <w:sz w:val="18"/>
                              </w:rPr>
                              <w:t>11</w:t>
                            </w:r>
                            <w:r w:rsidRPr="00C80832">
                              <w:rPr>
                                <w:sz w:val="18"/>
                              </w:rPr>
                              <w:t xml:space="preserve">: </w:t>
                            </w:r>
                            <w:r>
                              <w:rPr>
                                <w:sz w:val="18"/>
                              </w:rPr>
                              <w:t>Viewing Image (from Map)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C7F02E" id="Text Box 114" o:spid="_x0000_s1036" type="#_x0000_t202" style="position:absolute;left:0;text-align:left;margin-left:294.95pt;margin-top:217.8pt;width:107pt;height:34.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" strokecolor="white [3212]">
                <v:path arrowok="t"/>
                <v:textbox>
                  <w:txbxContent>
                    <w:p w14:paraId="64D10886" w14:textId="77777777" w:rsidR="00551C67" w:rsidRPr="00C80832" w:rsidRDefault="00551C67" w:rsidP="00375351">
                      <w:pPr>
                        <w:jc w:val="center"/>
                        <w:rPr>
                          <w:sz w:val="18"/>
                        </w:rPr>
                      </w:pPr>
                      <w:r w:rsidRPr="00C80832">
                        <w:rPr>
                          <w:sz w:val="18"/>
                        </w:rPr>
                        <w:t xml:space="preserve">Figure </w:t>
                      </w:r>
                      <w:r>
                        <w:rPr>
                          <w:sz w:val="18"/>
                        </w:rPr>
                        <w:t>11</w:t>
                      </w:r>
                      <w:r w:rsidRPr="00C80832">
                        <w:rPr>
                          <w:sz w:val="18"/>
                        </w:rPr>
                        <w:t xml:space="preserve">: </w:t>
                      </w:r>
                      <w:r>
                        <w:rPr>
                          <w:sz w:val="18"/>
                        </w:rPr>
                        <w:t>Viewing Image (from Map)</w:t>
                      </w:r>
                    </w:p>
                  </w:txbxContent>
                </v:textbox>
              </v:shape>
            </w:pict>
          </mc:Fallback>
        </mc:AlternateContent>
      </w:r>
      <w:r w:rsidR="00375351" w:rsidRPr="00375351">
        <w:rPr>
          <w:noProof/>
          <w:lang w:val="en-US"/>
        </w:rPr>
        <w:drawing>
          <wp:inline distT="0" distB="0" distL="0" distR="0" wp14:anchorId="6B3A170C" wp14:editId="2E93077E">
            <wp:extent cx="1306558" cy="2758652"/>
            <wp:effectExtent l="19050" t="0" r="7892" b="0"/>
            <wp:docPr id="65" name="Picture 17" descr="C:\Users\Asuras\Google Drive\University\3rd Year\CS3040-MobileDesign\Coursework\Report\App Screenshots\Map\Map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ras\Google Drive\University\3rd Year\CS3040-MobileDesign\Coursework\Report\App Screenshots\Map\Map Fragment.png"/>
                    <pic:cNvPicPr>
                      <a:picLocks noChangeAspect="1" noChangeArrowheads="1"/>
                    </pic:cNvPicPr>
                  </pic:nvPicPr>
                  <pic:blipFill>
                    <a:blip r:embed="rId23" cstate="print"/>
                    <a:srcRect/>
                    <a:stretch>
                      <a:fillRect/>
                    </a:stretch>
                  </pic:blipFill>
                  <pic:spPr bwMode="auto">
                    <a:xfrm>
                      <a:off x="0" y="0"/>
                      <a:ext cx="1306821" cy="2759207"/>
                    </a:xfrm>
                    <a:prstGeom prst="rect">
                      <a:avLst/>
                    </a:prstGeom>
                    <a:noFill/>
                    <a:ln w="9525">
                      <a:noFill/>
                      <a:miter lim="800000"/>
                      <a:headEnd/>
                      <a:tailEnd/>
                    </a:ln>
                  </pic:spPr>
                </pic:pic>
              </a:graphicData>
            </a:graphic>
          </wp:inline>
        </w:drawing>
      </w:r>
      <w:r w:rsidR="00375351">
        <w:t xml:space="preserve">      </w:t>
      </w:r>
      <w:r w:rsidR="00375351" w:rsidRPr="00375351">
        <w:rPr>
          <w:noProof/>
          <w:lang w:val="en-US"/>
        </w:rPr>
        <w:drawing>
          <wp:inline distT="0" distB="0" distL="0" distR="0" wp14:anchorId="59934869" wp14:editId="024DC39B">
            <wp:extent cx="1307623" cy="2760901"/>
            <wp:effectExtent l="19050" t="0" r="6827" b="0"/>
            <wp:docPr id="69" name="Picture 18" descr="C:\Users\Asuras\Google Drive\University\3rd Year\CS3040-MobileDesign\Coursework\Report\App Screenshots\Map\View V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ras\Google Drive\University\3rd Year\CS3040-MobileDesign\Coursework\Report\App Screenshots\Map\View VPlace.png"/>
                    <pic:cNvPicPr>
                      <a:picLocks noChangeAspect="1" noChangeArrowheads="1"/>
                    </pic:cNvPicPr>
                  </pic:nvPicPr>
                  <pic:blipFill>
                    <a:blip r:embed="rId24" cstate="print"/>
                    <a:srcRect/>
                    <a:stretch>
                      <a:fillRect/>
                    </a:stretch>
                  </pic:blipFill>
                  <pic:spPr bwMode="auto">
                    <a:xfrm>
                      <a:off x="0" y="0"/>
                      <a:ext cx="1310076" cy="2766079"/>
                    </a:xfrm>
                    <a:prstGeom prst="rect">
                      <a:avLst/>
                    </a:prstGeom>
                    <a:noFill/>
                    <a:ln w="9525">
                      <a:noFill/>
                      <a:miter lim="800000"/>
                      <a:headEnd/>
                      <a:tailEnd/>
                    </a:ln>
                  </pic:spPr>
                </pic:pic>
              </a:graphicData>
            </a:graphic>
          </wp:inline>
        </w:drawing>
      </w:r>
      <w:r w:rsidR="00375351">
        <w:t xml:space="preserve">      </w:t>
      </w:r>
      <w:r w:rsidR="00375351" w:rsidRPr="00375351">
        <w:rPr>
          <w:noProof/>
          <w:lang w:val="en-US"/>
        </w:rPr>
        <w:drawing>
          <wp:inline distT="0" distB="0" distL="0" distR="0" wp14:anchorId="7C55D484" wp14:editId="03C6C98A">
            <wp:extent cx="1306748" cy="2759056"/>
            <wp:effectExtent l="19050" t="0" r="7702" b="0"/>
            <wp:docPr id="72" name="Picture 19" descr="C:\Users\Asuras\Google Drive\University\3rd Year\CS3040-MobileDesign\Coursework\Report\App Screenshots\Map\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uras\Google Drive\University\3rd Year\CS3040-MobileDesign\Coursework\Report\App Screenshots\Map\View Image.png"/>
                    <pic:cNvPicPr>
                      <a:picLocks noChangeAspect="1" noChangeArrowheads="1"/>
                    </pic:cNvPicPr>
                  </pic:nvPicPr>
                  <pic:blipFill>
                    <a:blip r:embed="rId25" cstate="print"/>
                    <a:srcRect/>
                    <a:stretch>
                      <a:fillRect/>
                    </a:stretch>
                  </pic:blipFill>
                  <pic:spPr bwMode="auto">
                    <a:xfrm>
                      <a:off x="0" y="0"/>
                      <a:ext cx="1306740" cy="2759039"/>
                    </a:xfrm>
                    <a:prstGeom prst="rect">
                      <a:avLst/>
                    </a:prstGeom>
                    <a:noFill/>
                    <a:ln w="9525">
                      <a:noFill/>
                      <a:miter lim="800000"/>
                      <a:headEnd/>
                      <a:tailEnd/>
                    </a:ln>
                  </pic:spPr>
                </pic:pic>
              </a:graphicData>
            </a:graphic>
          </wp:inline>
        </w:drawing>
      </w:r>
    </w:p>
    <w:p w14:paraId="05AF06FF" w14:textId="77777777" w:rsidR="00FF4F57" w:rsidRDefault="004502A1" w:rsidP="00ED0ABB">
      <w:r>
        <w:t xml:space="preserve">If the user wants to be more specific about which </w:t>
      </w:r>
      <w:r w:rsidR="00A97707">
        <w:t>V</w:t>
      </w:r>
      <w:r>
        <w:t xml:space="preserve">isited </w:t>
      </w:r>
      <w:r w:rsidR="00A97707">
        <w:t>P</w:t>
      </w:r>
      <w:r>
        <w:t xml:space="preserve">lace markers </w:t>
      </w:r>
      <w:r w:rsidR="00031585">
        <w:t>are displayed</w:t>
      </w:r>
      <w:r>
        <w:t>, they can select the ‘Filter’ button</w:t>
      </w:r>
      <w:r w:rsidR="00A97707">
        <w:t xml:space="preserve">. This will provide </w:t>
      </w:r>
      <w:r w:rsidR="00031585">
        <w:t xml:space="preserve">allow the user to filter the marker by </w:t>
      </w:r>
      <w:r w:rsidR="00A97707">
        <w:t>different options</w:t>
      </w:r>
      <w:r w:rsidR="00031585">
        <w:t xml:space="preserve"> </w:t>
      </w:r>
      <w:r w:rsidR="00A97707">
        <w:t>[Figure 12</w:t>
      </w:r>
      <w:r w:rsidR="00031585">
        <w:t xml:space="preserve"> &amp; 13</w:t>
      </w:r>
      <w:r w:rsidR="00A97707">
        <w:t>]</w:t>
      </w:r>
      <w:r>
        <w:t xml:space="preserve">. </w:t>
      </w:r>
      <w:r w:rsidR="00031585">
        <w:t xml:space="preserve">The filtered markers will then show on the map, this functionality applies </w:t>
      </w:r>
      <w:r w:rsidR="00A97707">
        <w:t>for both</w:t>
      </w:r>
      <w:r w:rsidR="001E1882">
        <w:t xml:space="preserve"> the Filter by Date option and Filter by Companions option.</w:t>
      </w:r>
    </w:p>
    <w:p w14:paraId="26AC0CBA" w14:textId="77777777" w:rsidR="00FF4F57" w:rsidRDefault="0099202F" w:rsidP="00FF4F57">
      <w:pPr>
        <w:jc w:val="center"/>
      </w:pPr>
      <w:r>
        <w:rPr>
          <w:noProof/>
          <w:lang w:val="en-US"/>
        </w:rPr>
        <w:lastRenderedPageBreak/>
        <mc:AlternateContent>
          <mc:Choice Requires="wps">
            <w:drawing>
              <wp:anchor distT="0" distB="0" distL="114300" distR="114300" simplePos="0" relativeHeight="251741184" behindDoc="0" locked="0" layoutInCell="1" allowOverlap="1" wp14:anchorId="7C2E67CE" wp14:editId="1B513E47">
                <wp:simplePos x="0" y="0"/>
                <wp:positionH relativeFrom="column">
                  <wp:posOffset>1378585</wp:posOffset>
                </wp:positionH>
                <wp:positionV relativeFrom="paragraph">
                  <wp:posOffset>2585720</wp:posOffset>
                </wp:positionV>
                <wp:extent cx="1358900" cy="433070"/>
                <wp:effectExtent l="0" t="0" r="0" b="0"/>
                <wp:wrapNone/>
                <wp:docPr id="38"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4ED102B3" w14:textId="77777777" w:rsidR="00551C67" w:rsidRPr="00C80832" w:rsidRDefault="00551C67" w:rsidP="00FF4F57">
                            <w:pPr>
                              <w:jc w:val="center"/>
                              <w:rPr>
                                <w:sz w:val="18"/>
                              </w:rPr>
                            </w:pPr>
                            <w:r w:rsidRPr="00C80832">
                              <w:rPr>
                                <w:sz w:val="18"/>
                              </w:rPr>
                              <w:t xml:space="preserve">Figure </w:t>
                            </w:r>
                            <w:r>
                              <w:rPr>
                                <w:sz w:val="18"/>
                              </w:rPr>
                              <w:t>12</w:t>
                            </w:r>
                            <w:r w:rsidRPr="00C80832">
                              <w:rPr>
                                <w:sz w:val="18"/>
                              </w:rPr>
                              <w:t xml:space="preserve">: </w:t>
                            </w:r>
                            <w:r>
                              <w:rPr>
                                <w:sz w:val="18"/>
                              </w:rPr>
                              <w:t>Map Marker Filter Options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2E67CE" id="Text Box 115" o:spid="_x0000_s1037" type="#_x0000_t202" style="position:absolute;left:0;text-align:left;margin-left:108.55pt;margin-top:203.6pt;width:107pt;height:34.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" strokecolor="white [3212]">
                <v:path arrowok="t"/>
                <v:textbox>
                  <w:txbxContent>
                    <w:p w14:paraId="4ED102B3" w14:textId="77777777" w:rsidR="00551C67" w:rsidRPr="00C80832" w:rsidRDefault="00551C67" w:rsidP="00FF4F57">
                      <w:pPr>
                        <w:jc w:val="center"/>
                        <w:rPr>
                          <w:sz w:val="18"/>
                        </w:rPr>
                      </w:pPr>
                      <w:r w:rsidRPr="00C80832">
                        <w:rPr>
                          <w:sz w:val="18"/>
                        </w:rPr>
                        <w:t xml:space="preserve">Figure </w:t>
                      </w:r>
                      <w:r>
                        <w:rPr>
                          <w:sz w:val="18"/>
                        </w:rPr>
                        <w:t>12</w:t>
                      </w:r>
                      <w:r w:rsidRPr="00C80832">
                        <w:rPr>
                          <w:sz w:val="18"/>
                        </w:rPr>
                        <w:t xml:space="preserve">: </w:t>
                      </w:r>
                      <w:r>
                        <w:rPr>
                          <w:sz w:val="18"/>
                        </w:rPr>
                        <w:t>Map Marker Filter Options</w:t>
                      </w:r>
                    </w:p>
                  </w:txbxContent>
                </v:textbox>
              </v:shape>
            </w:pict>
          </mc:Fallback>
        </mc:AlternateContent>
      </w:r>
      <w:r>
        <w:rPr>
          <w:noProof/>
          <w:lang w:val="en-US"/>
        </w:rPr>
        <mc:AlternateContent>
          <mc:Choice Requires="wps">
            <w:drawing>
              <wp:anchor distT="0" distB="0" distL="114300" distR="114300" simplePos="0" relativeHeight="251742208" behindDoc="0" locked="0" layoutInCell="1" allowOverlap="1" wp14:anchorId="16CEE7C3" wp14:editId="1A9DDFA3">
                <wp:simplePos x="0" y="0"/>
                <wp:positionH relativeFrom="column">
                  <wp:posOffset>2959100</wp:posOffset>
                </wp:positionH>
                <wp:positionV relativeFrom="paragraph">
                  <wp:posOffset>2585720</wp:posOffset>
                </wp:positionV>
                <wp:extent cx="1358900" cy="433070"/>
                <wp:effectExtent l="0" t="0" r="0" b="0"/>
                <wp:wrapNone/>
                <wp:docPr id="37"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0C8E6EFC" w14:textId="77777777" w:rsidR="00551C67" w:rsidRPr="00C80832" w:rsidRDefault="00551C67" w:rsidP="00FF4F57">
                            <w:pPr>
                              <w:jc w:val="center"/>
                              <w:rPr>
                                <w:sz w:val="18"/>
                              </w:rPr>
                            </w:pPr>
                            <w:r w:rsidRPr="00C80832">
                              <w:rPr>
                                <w:sz w:val="18"/>
                              </w:rPr>
                              <w:t xml:space="preserve">Figure </w:t>
                            </w:r>
                            <w:r>
                              <w:rPr>
                                <w:sz w:val="18"/>
                              </w:rPr>
                              <w:t>13</w:t>
                            </w:r>
                            <w:r w:rsidRPr="00C80832">
                              <w:rPr>
                                <w:sz w:val="18"/>
                              </w:rPr>
                              <w:t xml:space="preserve">: </w:t>
                            </w:r>
                            <w:r>
                              <w:rPr>
                                <w:sz w:val="18"/>
                              </w:rPr>
                              <w:t xml:space="preserve">Filter Markers by Holiday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6CEE7C3" id="Text Box 116" o:spid="_x0000_s1038" type="#_x0000_t202" style="position:absolute;left:0;text-align:left;margin-left:233pt;margin-top:203.6pt;width:107pt;height:34.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" strokecolor="white [3212]">
                <v:path arrowok="t"/>
                <v:textbox>
                  <w:txbxContent>
                    <w:p w14:paraId="0C8E6EFC" w14:textId="77777777" w:rsidR="00551C67" w:rsidRPr="00C80832" w:rsidRDefault="00551C67" w:rsidP="00FF4F57">
                      <w:pPr>
                        <w:jc w:val="center"/>
                        <w:rPr>
                          <w:sz w:val="18"/>
                        </w:rPr>
                      </w:pPr>
                      <w:r w:rsidRPr="00C80832">
                        <w:rPr>
                          <w:sz w:val="18"/>
                        </w:rPr>
                        <w:t xml:space="preserve">Figure </w:t>
                      </w:r>
                      <w:r>
                        <w:rPr>
                          <w:sz w:val="18"/>
                        </w:rPr>
                        <w:t>13</w:t>
                      </w:r>
                      <w:r w:rsidRPr="00C80832">
                        <w:rPr>
                          <w:sz w:val="18"/>
                        </w:rPr>
                        <w:t xml:space="preserve">: </w:t>
                      </w:r>
                      <w:r>
                        <w:rPr>
                          <w:sz w:val="18"/>
                        </w:rPr>
                        <w:t xml:space="preserve">Filter Markers by Holiday </w:t>
                      </w:r>
                    </w:p>
                  </w:txbxContent>
                </v:textbox>
              </v:shape>
            </w:pict>
          </mc:Fallback>
        </mc:AlternateContent>
      </w:r>
      <w:r w:rsidR="00375351" w:rsidRPr="00375351">
        <w:rPr>
          <w:noProof/>
          <w:lang w:val="en-US"/>
        </w:rPr>
        <w:drawing>
          <wp:inline distT="0" distB="0" distL="0" distR="0" wp14:anchorId="359921BE" wp14:editId="4EB05256">
            <wp:extent cx="1228340" cy="2593506"/>
            <wp:effectExtent l="19050" t="0" r="0" b="0"/>
            <wp:docPr id="73" name="Picture 20" descr="C:\Users\Asuras\Google Drive\University\3rd Year\CS3040-MobileDesign\Coursework\Report\App Screenshots\Map\Filter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uras\Google Drive\University\3rd Year\CS3040-MobileDesign\Coursework\Report\App Screenshots\Map\Filter Options.png"/>
                    <pic:cNvPicPr>
                      <a:picLocks noChangeAspect="1" noChangeArrowheads="1"/>
                    </pic:cNvPicPr>
                  </pic:nvPicPr>
                  <pic:blipFill>
                    <a:blip r:embed="rId26" cstate="print"/>
                    <a:srcRect/>
                    <a:stretch>
                      <a:fillRect/>
                    </a:stretch>
                  </pic:blipFill>
                  <pic:spPr bwMode="auto">
                    <a:xfrm>
                      <a:off x="0" y="0"/>
                      <a:ext cx="1230165" cy="2597359"/>
                    </a:xfrm>
                    <a:prstGeom prst="rect">
                      <a:avLst/>
                    </a:prstGeom>
                    <a:noFill/>
                    <a:ln w="9525">
                      <a:noFill/>
                      <a:miter lim="800000"/>
                      <a:headEnd/>
                      <a:tailEnd/>
                    </a:ln>
                  </pic:spPr>
                </pic:pic>
              </a:graphicData>
            </a:graphic>
          </wp:inline>
        </w:drawing>
      </w:r>
      <w:r w:rsidR="00FF4F57">
        <w:t xml:space="preserve">    </w:t>
      </w:r>
      <w:r w:rsidR="00031585">
        <w:t xml:space="preserve">    </w:t>
      </w:r>
      <w:r w:rsidR="00FF4F57">
        <w:t xml:space="preserve">  </w:t>
      </w:r>
      <w:r w:rsidR="00375351" w:rsidRPr="00375351">
        <w:rPr>
          <w:noProof/>
          <w:lang w:val="en-US"/>
        </w:rPr>
        <w:drawing>
          <wp:inline distT="0" distB="0" distL="0" distR="0" wp14:anchorId="5D537EB0" wp14:editId="673010C8">
            <wp:extent cx="1229147" cy="2595205"/>
            <wp:effectExtent l="19050" t="0" r="9103" b="0"/>
            <wp:docPr id="75" name="Picture 21" descr="C:\Users\Asuras\Google Drive\University\3rd Year\CS3040-MobileDesign\Coursework\Report\App Screenshots\Map\Filter Hol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uras\Google Drive\University\3rd Year\CS3040-MobileDesign\Coursework\Report\App Screenshots\Map\Filter Holiday.png"/>
                    <pic:cNvPicPr>
                      <a:picLocks noChangeAspect="1" noChangeArrowheads="1"/>
                    </pic:cNvPicPr>
                  </pic:nvPicPr>
                  <pic:blipFill>
                    <a:blip r:embed="rId27" cstate="print"/>
                    <a:srcRect/>
                    <a:stretch>
                      <a:fillRect/>
                    </a:stretch>
                  </pic:blipFill>
                  <pic:spPr bwMode="auto">
                    <a:xfrm>
                      <a:off x="0" y="0"/>
                      <a:ext cx="1231283" cy="2599716"/>
                    </a:xfrm>
                    <a:prstGeom prst="rect">
                      <a:avLst/>
                    </a:prstGeom>
                    <a:noFill/>
                    <a:ln w="9525">
                      <a:noFill/>
                      <a:miter lim="800000"/>
                      <a:headEnd/>
                      <a:tailEnd/>
                    </a:ln>
                  </pic:spPr>
                </pic:pic>
              </a:graphicData>
            </a:graphic>
          </wp:inline>
        </w:drawing>
      </w:r>
      <w:r w:rsidR="00FF4F57">
        <w:t xml:space="preserve">      </w:t>
      </w:r>
    </w:p>
    <w:p w14:paraId="3170F5DE" w14:textId="77777777" w:rsidR="00FF4F57" w:rsidRDefault="00FF4F57" w:rsidP="00FF4F57">
      <w:pPr>
        <w:jc w:val="center"/>
      </w:pPr>
    </w:p>
    <w:p w14:paraId="55950543" w14:textId="77777777" w:rsidR="008D3308" w:rsidRDefault="008D3308" w:rsidP="00FF4F57">
      <w:pPr>
        <w:jc w:val="center"/>
      </w:pPr>
    </w:p>
    <w:p w14:paraId="50F7BD58" w14:textId="77777777" w:rsidR="00FF4F57" w:rsidRDefault="008D3308" w:rsidP="008D3308">
      <w:r>
        <w:t xml:space="preserve">The user will also be able to obtain nearby places of interest via the Get Places of Interest button. By clicking on this button, a pop-up menu will be presented which shows all the categories of nearby places of interest [Figure 14]. By selecting a category, the user will be taken to another page where they will see another map with 2 sets of markers [Figure 15]. The red marker will represent the user’s current location, whereas the blue markers will represent nearby places. By clicking on a blue marker, the user will be able to use Google Maps by selecting the button in the bottom right-hand corner, to navigate to the place of interest, [Figure 16]. </w:t>
      </w:r>
    </w:p>
    <w:p w14:paraId="4B27C949" w14:textId="77777777" w:rsidR="00375351" w:rsidRDefault="0099202F" w:rsidP="00FF4F57">
      <w:pPr>
        <w:jc w:val="center"/>
      </w:pPr>
      <w:r>
        <w:rPr>
          <w:noProof/>
          <w:lang w:val="en-US"/>
        </w:rPr>
        <mc:AlternateContent>
          <mc:Choice Requires="wps">
            <w:drawing>
              <wp:anchor distT="0" distB="0" distL="114300" distR="114300" simplePos="0" relativeHeight="251743232" behindDoc="0" locked="0" layoutInCell="1" allowOverlap="1" wp14:anchorId="3A00C99C" wp14:editId="4B43304D">
                <wp:simplePos x="0" y="0"/>
                <wp:positionH relativeFrom="column">
                  <wp:posOffset>658495</wp:posOffset>
                </wp:positionH>
                <wp:positionV relativeFrom="paragraph">
                  <wp:posOffset>2610485</wp:posOffset>
                </wp:positionV>
                <wp:extent cx="1358900" cy="433070"/>
                <wp:effectExtent l="0" t="0" r="0" b="0"/>
                <wp:wrapNone/>
                <wp:docPr id="36"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109B5F65" w14:textId="77777777" w:rsidR="00551C67" w:rsidRPr="00C80832" w:rsidRDefault="00551C67" w:rsidP="00FF4F57">
                            <w:pPr>
                              <w:jc w:val="center"/>
                              <w:rPr>
                                <w:sz w:val="18"/>
                              </w:rPr>
                            </w:pPr>
                            <w:r w:rsidRPr="00C80832">
                              <w:rPr>
                                <w:sz w:val="18"/>
                              </w:rPr>
                              <w:t xml:space="preserve">Figure </w:t>
                            </w:r>
                            <w:r>
                              <w:rPr>
                                <w:sz w:val="18"/>
                              </w:rPr>
                              <w:t>14</w:t>
                            </w:r>
                            <w:r w:rsidRPr="00C80832">
                              <w:rPr>
                                <w:sz w:val="18"/>
                              </w:rPr>
                              <w:t xml:space="preserve">: </w:t>
                            </w:r>
                            <w:r>
                              <w:rPr>
                                <w:sz w:val="18"/>
                              </w:rPr>
                              <w:t>Find Nearby Places of Interest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00C99C" id="Text Box 117" o:spid="_x0000_s1039" type="#_x0000_t202" style="position:absolute;left:0;text-align:left;margin-left:51.85pt;margin-top:205.55pt;width:107pt;height:34.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" strokecolor="white [3212]">
                <v:path arrowok="t"/>
                <v:textbox>
                  <w:txbxContent>
                    <w:p w14:paraId="109B5F65" w14:textId="77777777" w:rsidR="00551C67" w:rsidRPr="00C80832" w:rsidRDefault="00551C67" w:rsidP="00FF4F57">
                      <w:pPr>
                        <w:jc w:val="center"/>
                        <w:rPr>
                          <w:sz w:val="18"/>
                        </w:rPr>
                      </w:pPr>
                      <w:r w:rsidRPr="00C80832">
                        <w:rPr>
                          <w:sz w:val="18"/>
                        </w:rPr>
                        <w:t xml:space="preserve">Figure </w:t>
                      </w:r>
                      <w:r>
                        <w:rPr>
                          <w:sz w:val="18"/>
                        </w:rPr>
                        <w:t>14</w:t>
                      </w:r>
                      <w:r w:rsidRPr="00C80832">
                        <w:rPr>
                          <w:sz w:val="18"/>
                        </w:rPr>
                        <w:t xml:space="preserve">: </w:t>
                      </w:r>
                      <w:r>
                        <w:rPr>
                          <w:sz w:val="18"/>
                        </w:rPr>
                        <w:t>Find Nearby Places of Interest</w:t>
                      </w:r>
                    </w:p>
                  </w:txbxContent>
                </v:textbox>
              </v:shape>
            </w:pict>
          </mc:Fallback>
        </mc:AlternateContent>
      </w:r>
      <w:r>
        <w:rPr>
          <w:noProof/>
          <w:lang w:val="en-US"/>
        </w:rPr>
        <mc:AlternateContent>
          <mc:Choice Requires="wps">
            <w:drawing>
              <wp:anchor distT="0" distB="0" distL="114300" distR="114300" simplePos="0" relativeHeight="251744256" behindDoc="0" locked="0" layoutInCell="1" allowOverlap="1" wp14:anchorId="6BA0D083" wp14:editId="136C29EE">
                <wp:simplePos x="0" y="0"/>
                <wp:positionH relativeFrom="column">
                  <wp:posOffset>2186940</wp:posOffset>
                </wp:positionH>
                <wp:positionV relativeFrom="paragraph">
                  <wp:posOffset>2610485</wp:posOffset>
                </wp:positionV>
                <wp:extent cx="1358900" cy="433070"/>
                <wp:effectExtent l="0" t="0" r="0" b="0"/>
                <wp:wrapNone/>
                <wp:docPr id="35"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38E05817" w14:textId="77777777" w:rsidR="00551C67" w:rsidRPr="00C80832" w:rsidRDefault="00551C67" w:rsidP="00FF4F57">
                            <w:pPr>
                              <w:jc w:val="center"/>
                              <w:rPr>
                                <w:sz w:val="18"/>
                              </w:rPr>
                            </w:pPr>
                            <w:r w:rsidRPr="00C80832">
                              <w:rPr>
                                <w:sz w:val="18"/>
                              </w:rPr>
                              <w:t xml:space="preserve">Figure </w:t>
                            </w:r>
                            <w:r>
                              <w:rPr>
                                <w:sz w:val="18"/>
                              </w:rPr>
                              <w:t>15</w:t>
                            </w:r>
                            <w:r w:rsidRPr="00C80832">
                              <w:rPr>
                                <w:sz w:val="18"/>
                              </w:rPr>
                              <w:t xml:space="preserve">: </w:t>
                            </w:r>
                            <w:r>
                              <w:rPr>
                                <w:sz w:val="18"/>
                              </w:rPr>
                              <w:t>Viewing Nearby Restaurants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A0D083" id="Text Box 118" o:spid="_x0000_s1040" type="#_x0000_t202" style="position:absolute;left:0;text-align:left;margin-left:172.2pt;margin-top:205.55pt;width:107pt;height:34.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" strokecolor="white [3212]">
                <v:path arrowok="t"/>
                <v:textbox>
                  <w:txbxContent>
                    <w:p w14:paraId="38E05817" w14:textId="77777777" w:rsidR="00551C67" w:rsidRPr="00C80832" w:rsidRDefault="00551C67" w:rsidP="00FF4F57">
                      <w:pPr>
                        <w:jc w:val="center"/>
                        <w:rPr>
                          <w:sz w:val="18"/>
                        </w:rPr>
                      </w:pPr>
                      <w:r w:rsidRPr="00C80832">
                        <w:rPr>
                          <w:sz w:val="18"/>
                        </w:rPr>
                        <w:t xml:space="preserve">Figure </w:t>
                      </w:r>
                      <w:r>
                        <w:rPr>
                          <w:sz w:val="18"/>
                        </w:rPr>
                        <w:t>15</w:t>
                      </w:r>
                      <w:r w:rsidRPr="00C80832">
                        <w:rPr>
                          <w:sz w:val="18"/>
                        </w:rPr>
                        <w:t xml:space="preserve">: </w:t>
                      </w:r>
                      <w:r>
                        <w:rPr>
                          <w:sz w:val="18"/>
                        </w:rPr>
                        <w:t>Viewing Nearby Restaurants</w:t>
                      </w:r>
                    </w:p>
                  </w:txbxContent>
                </v:textbox>
              </v:shape>
            </w:pict>
          </mc:Fallback>
        </mc:AlternateContent>
      </w:r>
      <w:r>
        <w:rPr>
          <w:noProof/>
          <w:lang w:val="en-US"/>
        </w:rPr>
        <mc:AlternateContent>
          <mc:Choice Requires="wps">
            <w:drawing>
              <wp:anchor distT="0" distB="0" distL="114300" distR="114300" simplePos="0" relativeHeight="251745280" behindDoc="0" locked="0" layoutInCell="1" allowOverlap="1" wp14:anchorId="37913826" wp14:editId="5923D57B">
                <wp:simplePos x="0" y="0"/>
                <wp:positionH relativeFrom="column">
                  <wp:posOffset>3671570</wp:posOffset>
                </wp:positionH>
                <wp:positionV relativeFrom="paragraph">
                  <wp:posOffset>2610485</wp:posOffset>
                </wp:positionV>
                <wp:extent cx="1358900" cy="433070"/>
                <wp:effectExtent l="0" t="0" r="0" b="0"/>
                <wp:wrapNone/>
                <wp:docPr id="34"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58900" cy="433070"/>
                        </a:xfrm>
                        <a:prstGeom prst="rect">
                          <a:avLst/>
                        </a:prstGeom>
                        <a:solidFill>
                          <a:srgbClr val="FFFFFF"/>
                        </a:solidFill>
                        <a:ln w="9525">
                          <a:solidFill>
                            <a:schemeClr val="bg1">
                              <a:lumMod val="100000"/>
                              <a:lumOff val="0"/>
                            </a:schemeClr>
                          </a:solidFill>
                          <a:miter lim="800000"/>
                          <a:headEnd/>
                          <a:tailEnd/>
                        </a:ln>
                      </wps:spPr>
                      <wps:txbx>
                        <w:txbxContent>
                          <w:p w14:paraId="4DC693EE" w14:textId="77777777" w:rsidR="00551C67" w:rsidRPr="00C80832" w:rsidRDefault="00551C67" w:rsidP="00FF4F57">
                            <w:pPr>
                              <w:jc w:val="center"/>
                              <w:rPr>
                                <w:sz w:val="18"/>
                              </w:rPr>
                            </w:pPr>
                            <w:r w:rsidRPr="00C80832">
                              <w:rPr>
                                <w:sz w:val="18"/>
                              </w:rPr>
                              <w:t xml:space="preserve">Figure </w:t>
                            </w:r>
                            <w:r>
                              <w:rPr>
                                <w:sz w:val="18"/>
                              </w:rPr>
                              <w:t>16</w:t>
                            </w:r>
                            <w:r w:rsidRPr="00C80832">
                              <w:rPr>
                                <w:sz w:val="18"/>
                              </w:rPr>
                              <w:t xml:space="preserve">: </w:t>
                            </w:r>
                            <w:r>
                              <w:rPr>
                                <w:sz w:val="18"/>
                              </w:rPr>
                              <w:t>Selected Restaurant Marker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913826" id="Text Box 119" o:spid="_x0000_s1041" type="#_x0000_t202" style="position:absolute;left:0;text-align:left;margin-left:289.1pt;margin-top:205.55pt;width:107pt;height:34.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" strokecolor="white [3212]">
                <v:path arrowok="t"/>
                <v:textbox>
                  <w:txbxContent>
                    <w:p w14:paraId="4DC693EE" w14:textId="77777777" w:rsidR="00551C67" w:rsidRPr="00C80832" w:rsidRDefault="00551C67" w:rsidP="00FF4F57">
                      <w:pPr>
                        <w:jc w:val="center"/>
                        <w:rPr>
                          <w:sz w:val="18"/>
                        </w:rPr>
                      </w:pPr>
                      <w:r w:rsidRPr="00C80832">
                        <w:rPr>
                          <w:sz w:val="18"/>
                        </w:rPr>
                        <w:t xml:space="preserve">Figure </w:t>
                      </w:r>
                      <w:r>
                        <w:rPr>
                          <w:sz w:val="18"/>
                        </w:rPr>
                        <w:t>16</w:t>
                      </w:r>
                      <w:r w:rsidRPr="00C80832">
                        <w:rPr>
                          <w:sz w:val="18"/>
                        </w:rPr>
                        <w:t xml:space="preserve">: </w:t>
                      </w:r>
                      <w:r>
                        <w:rPr>
                          <w:sz w:val="18"/>
                        </w:rPr>
                        <w:t>Selected Restaurant Marker</w:t>
                      </w:r>
                    </w:p>
                  </w:txbxContent>
                </v:textbox>
              </v:shape>
            </w:pict>
          </mc:Fallback>
        </mc:AlternateContent>
      </w:r>
      <w:r w:rsidR="00031585" w:rsidRPr="00375351">
        <w:rPr>
          <w:noProof/>
          <w:lang w:val="en-US"/>
        </w:rPr>
        <w:drawing>
          <wp:inline distT="0" distB="0" distL="0" distR="0" wp14:anchorId="4EC1BB0E" wp14:editId="7931ED16">
            <wp:extent cx="1238911" cy="2615823"/>
            <wp:effectExtent l="19050" t="0" r="0" b="0"/>
            <wp:docPr id="86" name="Picture 22" descr="C:\Users\Asuras\Google Drive\University\3rd Year\CS3040-MobileDesign\Coursework\Report\App Screenshots\Map\POI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uras\Google Drive\University\3rd Year\CS3040-MobileDesign\Coursework\Report\App Screenshots\Map\POI Options.png"/>
                    <pic:cNvPicPr>
                      <a:picLocks noChangeAspect="1" noChangeArrowheads="1"/>
                    </pic:cNvPicPr>
                  </pic:nvPicPr>
                  <pic:blipFill>
                    <a:blip r:embed="rId28" cstate="print"/>
                    <a:srcRect/>
                    <a:stretch>
                      <a:fillRect/>
                    </a:stretch>
                  </pic:blipFill>
                  <pic:spPr bwMode="auto">
                    <a:xfrm>
                      <a:off x="0" y="0"/>
                      <a:ext cx="1240672" cy="2619542"/>
                    </a:xfrm>
                    <a:prstGeom prst="rect">
                      <a:avLst/>
                    </a:prstGeom>
                    <a:noFill/>
                    <a:ln w="9525">
                      <a:noFill/>
                      <a:miter lim="800000"/>
                      <a:headEnd/>
                      <a:tailEnd/>
                    </a:ln>
                  </pic:spPr>
                </pic:pic>
              </a:graphicData>
            </a:graphic>
          </wp:inline>
        </w:drawing>
      </w:r>
      <w:r w:rsidR="00031585">
        <w:t xml:space="preserve">        </w:t>
      </w:r>
      <w:r w:rsidR="00375351" w:rsidRPr="00375351">
        <w:rPr>
          <w:noProof/>
          <w:lang w:val="en-US"/>
        </w:rPr>
        <w:drawing>
          <wp:inline distT="0" distB="0" distL="0" distR="0" wp14:anchorId="0B615F81" wp14:editId="31998ABE">
            <wp:extent cx="1238911" cy="2615825"/>
            <wp:effectExtent l="19050" t="0" r="0" b="0"/>
            <wp:docPr id="78" name="Picture 24" descr="C:\Users\Asuras\Google Drive\University\3rd Year\CS3040-MobileDesign\Coursework\Report\App Screenshots\Map\View All P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uras\Google Drive\University\3rd Year\CS3040-MobileDesign\Coursework\Report\App Screenshots\Map\View All POI.png"/>
                    <pic:cNvPicPr>
                      <a:picLocks noChangeAspect="1" noChangeArrowheads="1"/>
                    </pic:cNvPicPr>
                  </pic:nvPicPr>
                  <pic:blipFill>
                    <a:blip r:embed="rId29" cstate="print"/>
                    <a:srcRect/>
                    <a:stretch>
                      <a:fillRect/>
                    </a:stretch>
                  </pic:blipFill>
                  <pic:spPr bwMode="auto">
                    <a:xfrm>
                      <a:off x="0" y="0"/>
                      <a:ext cx="1241639" cy="2621585"/>
                    </a:xfrm>
                    <a:prstGeom prst="rect">
                      <a:avLst/>
                    </a:prstGeom>
                    <a:noFill/>
                    <a:ln w="9525">
                      <a:noFill/>
                      <a:miter lim="800000"/>
                      <a:headEnd/>
                      <a:tailEnd/>
                    </a:ln>
                  </pic:spPr>
                </pic:pic>
              </a:graphicData>
            </a:graphic>
          </wp:inline>
        </w:drawing>
      </w:r>
      <w:r w:rsidR="00031585">
        <w:t xml:space="preserve">  </w:t>
      </w:r>
      <w:r w:rsidR="00FF4F57">
        <w:t xml:space="preserve">      </w:t>
      </w:r>
      <w:r w:rsidR="00FF4F57" w:rsidRPr="00FF4F57">
        <w:rPr>
          <w:noProof/>
          <w:lang w:val="en-US"/>
        </w:rPr>
        <w:drawing>
          <wp:inline distT="0" distB="0" distL="0" distR="0" wp14:anchorId="6A6C5B4F" wp14:editId="59F7E00E">
            <wp:extent cx="1238136" cy="2614185"/>
            <wp:effectExtent l="19050" t="0" r="114" b="0"/>
            <wp:docPr id="79" name="Picture 25" descr="C:\Users\Asuras\Google Drive\University\3rd Year\CS3040-MobileDesign\Coursework\Report\App Screenshots\Map\View POI Mar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suras\Google Drive\University\3rd Year\CS3040-MobileDesign\Coursework\Report\App Screenshots\Map\View POI Marker.png"/>
                    <pic:cNvPicPr>
                      <a:picLocks noChangeAspect="1" noChangeArrowheads="1"/>
                    </pic:cNvPicPr>
                  </pic:nvPicPr>
                  <pic:blipFill>
                    <a:blip r:embed="rId30" cstate="print"/>
                    <a:srcRect/>
                    <a:stretch>
                      <a:fillRect/>
                    </a:stretch>
                  </pic:blipFill>
                  <pic:spPr bwMode="auto">
                    <a:xfrm>
                      <a:off x="0" y="0"/>
                      <a:ext cx="1240118" cy="2618371"/>
                    </a:xfrm>
                    <a:prstGeom prst="rect">
                      <a:avLst/>
                    </a:prstGeom>
                    <a:noFill/>
                    <a:ln w="9525">
                      <a:noFill/>
                      <a:miter lim="800000"/>
                      <a:headEnd/>
                      <a:tailEnd/>
                    </a:ln>
                  </pic:spPr>
                </pic:pic>
              </a:graphicData>
            </a:graphic>
          </wp:inline>
        </w:drawing>
      </w:r>
    </w:p>
    <w:p w14:paraId="5061DA13" w14:textId="77777777" w:rsidR="00FF4F57" w:rsidRDefault="00FF4F57" w:rsidP="00FF4F57">
      <w:pPr>
        <w:jc w:val="center"/>
      </w:pPr>
    </w:p>
    <w:p w14:paraId="54F7DB99" w14:textId="77777777" w:rsidR="00EA5F31" w:rsidRDefault="00506B94" w:rsidP="00ED0ABB">
      <w:r>
        <w:t>The final page within the system is the Gallery page</w:t>
      </w:r>
      <w:r w:rsidR="008D3308">
        <w:t xml:space="preserve"> which is where</w:t>
      </w:r>
      <w:r>
        <w:t xml:space="preserve"> the user will be able to view all of the images that are </w:t>
      </w:r>
      <w:r w:rsidR="00BD5195">
        <w:t>saved</w:t>
      </w:r>
      <w:r>
        <w:t xml:space="preserve"> with</w:t>
      </w:r>
      <w:r w:rsidR="00BD5195">
        <w:t>in</w:t>
      </w:r>
      <w:r>
        <w:t xml:space="preserve"> </w:t>
      </w:r>
      <w:proofErr w:type="spellStart"/>
      <w:r>
        <w:t>Memori</w:t>
      </w:r>
      <w:proofErr w:type="spellEnd"/>
      <w:r>
        <w:t xml:space="preserve"> </w:t>
      </w:r>
      <w:r w:rsidR="001E1882">
        <w:t>[Figure 17</w:t>
      </w:r>
      <w:r>
        <w:t xml:space="preserve">]. The user will be able to select any image to learn more information </w:t>
      </w:r>
      <w:r w:rsidR="001E1882">
        <w:t>[Figure 18</w:t>
      </w:r>
      <w:r>
        <w:t xml:space="preserve">]. There </w:t>
      </w:r>
      <w:r w:rsidR="00BD5195">
        <w:t>is also functionality to search</w:t>
      </w:r>
      <w:r w:rsidR="008D3308">
        <w:t xml:space="preserve"> and filter </w:t>
      </w:r>
      <w:r>
        <w:t xml:space="preserve">the images according to the user’s </w:t>
      </w:r>
      <w:r w:rsidR="008D3308">
        <w:t>choice, via the</w:t>
      </w:r>
      <w:r>
        <w:t xml:space="preserve"> Search button.</w:t>
      </w:r>
      <w:r w:rsidR="00EA5F31">
        <w:t xml:space="preserve"> Upon selecting Search, a</w:t>
      </w:r>
      <w:r>
        <w:t xml:space="preserve"> pop-up menu will be presented, showing the user the different ways that</w:t>
      </w:r>
      <w:r w:rsidR="00EA5F31">
        <w:t xml:space="preserve"> the i</w:t>
      </w:r>
      <w:r w:rsidR="001E1882">
        <w:t>mages can be searched [Figure 19</w:t>
      </w:r>
      <w:r w:rsidR="00EA5F31">
        <w:t xml:space="preserve">]. Each </w:t>
      </w:r>
      <w:r w:rsidR="00EA5F31">
        <w:lastRenderedPageBreak/>
        <w:t>method of searching will present a new pop-up dialog which will use the user’s input to search through the images and return the matched items [Figure 2</w:t>
      </w:r>
      <w:r w:rsidR="001E1882">
        <w:t>0</w:t>
      </w:r>
      <w:r w:rsidR="00EA5F31">
        <w:t xml:space="preserve">]. </w:t>
      </w:r>
      <w:proofErr w:type="gramStart"/>
      <w:r w:rsidR="00EA5F31">
        <w:t>However</w:t>
      </w:r>
      <w:proofErr w:type="gramEnd"/>
      <w:r w:rsidR="00EA5F31">
        <w:t xml:space="preserve"> if</w:t>
      </w:r>
      <w:r w:rsidR="00BD5195">
        <w:t xml:space="preserve"> there is no matched items, the user can reset the gallery by selecting Reset within the </w:t>
      </w:r>
      <w:r w:rsidR="00EA5F31">
        <w:t>Search menu.</w:t>
      </w:r>
    </w:p>
    <w:p w14:paraId="43B06E79" w14:textId="77777777" w:rsidR="008D3308" w:rsidRDefault="0099202F" w:rsidP="00BD5195">
      <w:pPr>
        <w:jc w:val="center"/>
      </w:pPr>
      <w:r>
        <w:rPr>
          <w:noProof/>
          <w:lang w:val="en-US"/>
        </w:rPr>
        <mc:AlternateContent>
          <mc:Choice Requires="wps">
            <w:drawing>
              <wp:anchor distT="0" distB="0" distL="114300" distR="114300" simplePos="0" relativeHeight="251749376" behindDoc="0" locked="0" layoutInCell="1" allowOverlap="1" wp14:anchorId="155B6AAE" wp14:editId="6F1856C5">
                <wp:simplePos x="0" y="0"/>
                <wp:positionH relativeFrom="column">
                  <wp:posOffset>4333875</wp:posOffset>
                </wp:positionH>
                <wp:positionV relativeFrom="paragraph">
                  <wp:posOffset>2498090</wp:posOffset>
                </wp:positionV>
                <wp:extent cx="1298575" cy="433070"/>
                <wp:effectExtent l="0" t="0" r="0" b="0"/>
                <wp:wrapNone/>
                <wp:docPr id="3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8575" cy="433070"/>
                        </a:xfrm>
                        <a:prstGeom prst="rect">
                          <a:avLst/>
                        </a:prstGeom>
                        <a:solidFill>
                          <a:srgbClr val="FFFFFF"/>
                        </a:solidFill>
                        <a:ln w="9525">
                          <a:solidFill>
                            <a:schemeClr val="bg1">
                              <a:lumMod val="100000"/>
                              <a:lumOff val="0"/>
                            </a:schemeClr>
                          </a:solidFill>
                          <a:miter lim="800000"/>
                          <a:headEnd/>
                          <a:tailEnd/>
                        </a:ln>
                      </wps:spPr>
                      <wps:txbx>
                        <w:txbxContent>
                          <w:p w14:paraId="06762985" w14:textId="77777777" w:rsidR="00551C67" w:rsidRPr="00C80832" w:rsidRDefault="00551C67" w:rsidP="009E1DCF">
                            <w:pPr>
                              <w:jc w:val="center"/>
                              <w:rPr>
                                <w:sz w:val="18"/>
                              </w:rPr>
                            </w:pPr>
                            <w:r w:rsidRPr="00C80832">
                              <w:rPr>
                                <w:sz w:val="18"/>
                              </w:rPr>
                              <w:t xml:space="preserve">Figure </w:t>
                            </w:r>
                            <w:r>
                              <w:rPr>
                                <w:sz w:val="18"/>
                              </w:rPr>
                              <w:t>20</w:t>
                            </w:r>
                            <w:r w:rsidRPr="00C80832">
                              <w:rPr>
                                <w:sz w:val="18"/>
                              </w:rPr>
                              <w:t xml:space="preserve">: </w:t>
                            </w:r>
                            <w:r>
                              <w:rPr>
                                <w:sz w:val="18"/>
                              </w:rPr>
                              <w:t>Search by Date Dialog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5B6AAE" id="Text Box 123" o:spid="_x0000_s1042" type="#_x0000_t202" style="position:absolute;left:0;text-align:left;margin-left:341.25pt;margin-top:196.7pt;width:102.25pt;height:34.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" strokecolor="white [3212]">
                <v:path arrowok="t"/>
                <v:textbox>
                  <w:txbxContent>
                    <w:p w14:paraId="06762985" w14:textId="77777777" w:rsidR="00551C67" w:rsidRPr="00C80832" w:rsidRDefault="00551C67" w:rsidP="009E1DCF">
                      <w:pPr>
                        <w:jc w:val="center"/>
                        <w:rPr>
                          <w:sz w:val="18"/>
                        </w:rPr>
                      </w:pPr>
                      <w:r w:rsidRPr="00C80832">
                        <w:rPr>
                          <w:sz w:val="18"/>
                        </w:rPr>
                        <w:t xml:space="preserve">Figure </w:t>
                      </w:r>
                      <w:r>
                        <w:rPr>
                          <w:sz w:val="18"/>
                        </w:rPr>
                        <w:t>20</w:t>
                      </w:r>
                      <w:r w:rsidRPr="00C80832">
                        <w:rPr>
                          <w:sz w:val="18"/>
                        </w:rPr>
                        <w:t xml:space="preserve">: </w:t>
                      </w:r>
                      <w:r>
                        <w:rPr>
                          <w:sz w:val="18"/>
                        </w:rPr>
                        <w:t>Search by Date Dialog</w:t>
                      </w:r>
                    </w:p>
                  </w:txbxContent>
                </v:textbox>
              </v:shape>
            </w:pict>
          </mc:Fallback>
        </mc:AlternateContent>
      </w:r>
      <w:r>
        <w:rPr>
          <w:noProof/>
          <w:lang w:val="en-US"/>
        </w:rPr>
        <mc:AlternateContent>
          <mc:Choice Requires="wps">
            <w:drawing>
              <wp:anchor distT="0" distB="0" distL="114300" distR="114300" simplePos="0" relativeHeight="251748352" behindDoc="0" locked="0" layoutInCell="1" allowOverlap="1" wp14:anchorId="13C5C14D" wp14:editId="249552A8">
                <wp:simplePos x="0" y="0"/>
                <wp:positionH relativeFrom="column">
                  <wp:posOffset>2917190</wp:posOffset>
                </wp:positionH>
                <wp:positionV relativeFrom="paragraph">
                  <wp:posOffset>2498090</wp:posOffset>
                </wp:positionV>
                <wp:extent cx="1298575" cy="433070"/>
                <wp:effectExtent l="0" t="0" r="0" b="0"/>
                <wp:wrapNone/>
                <wp:docPr id="3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8575" cy="433070"/>
                        </a:xfrm>
                        <a:prstGeom prst="rect">
                          <a:avLst/>
                        </a:prstGeom>
                        <a:solidFill>
                          <a:srgbClr val="FFFFFF"/>
                        </a:solidFill>
                        <a:ln w="9525">
                          <a:solidFill>
                            <a:schemeClr val="bg1">
                              <a:lumMod val="100000"/>
                              <a:lumOff val="0"/>
                            </a:schemeClr>
                          </a:solidFill>
                          <a:miter lim="800000"/>
                          <a:headEnd/>
                          <a:tailEnd/>
                        </a:ln>
                      </wps:spPr>
                      <wps:txbx>
                        <w:txbxContent>
                          <w:p w14:paraId="35EDF4C9" w14:textId="77777777" w:rsidR="00551C67" w:rsidRPr="00C80832" w:rsidRDefault="00551C67" w:rsidP="009E1DCF">
                            <w:pPr>
                              <w:jc w:val="center"/>
                              <w:rPr>
                                <w:sz w:val="18"/>
                              </w:rPr>
                            </w:pPr>
                            <w:r w:rsidRPr="00C80832">
                              <w:rPr>
                                <w:sz w:val="18"/>
                              </w:rPr>
                              <w:t xml:space="preserve">Figure </w:t>
                            </w:r>
                            <w:r>
                              <w:rPr>
                                <w:sz w:val="18"/>
                              </w:rPr>
                              <w:t>19</w:t>
                            </w:r>
                            <w:r w:rsidRPr="00C80832">
                              <w:rPr>
                                <w:sz w:val="18"/>
                              </w:rPr>
                              <w:t xml:space="preserve">: </w:t>
                            </w:r>
                            <w:r>
                              <w:rPr>
                                <w:sz w:val="18"/>
                              </w:rPr>
                              <w:t>Search Options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C5C14D" id="Text Box 122" o:spid="_x0000_s1043" type="#_x0000_t202" style="position:absolute;left:0;text-align:left;margin-left:229.7pt;margin-top:196.7pt;width:102.25pt;height:34.1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" strokecolor="white [3212]">
                <v:path arrowok="t"/>
                <v:textbox>
                  <w:txbxContent>
                    <w:p w14:paraId="35EDF4C9" w14:textId="77777777" w:rsidR="00551C67" w:rsidRPr="00C80832" w:rsidRDefault="00551C67" w:rsidP="009E1DCF">
                      <w:pPr>
                        <w:jc w:val="center"/>
                        <w:rPr>
                          <w:sz w:val="18"/>
                        </w:rPr>
                      </w:pPr>
                      <w:r w:rsidRPr="00C80832">
                        <w:rPr>
                          <w:sz w:val="18"/>
                        </w:rPr>
                        <w:t xml:space="preserve">Figure </w:t>
                      </w:r>
                      <w:r>
                        <w:rPr>
                          <w:sz w:val="18"/>
                        </w:rPr>
                        <w:t>19</w:t>
                      </w:r>
                      <w:r w:rsidRPr="00C80832">
                        <w:rPr>
                          <w:sz w:val="18"/>
                        </w:rPr>
                        <w:t xml:space="preserve">: </w:t>
                      </w:r>
                      <w:r>
                        <w:rPr>
                          <w:sz w:val="18"/>
                        </w:rPr>
                        <w:t>Search Options</w:t>
                      </w:r>
                    </w:p>
                  </w:txbxContent>
                </v:textbox>
              </v:shape>
            </w:pict>
          </mc:Fallback>
        </mc:AlternateContent>
      </w:r>
      <w:r>
        <w:rPr>
          <w:noProof/>
          <w:lang w:val="en-US"/>
        </w:rPr>
        <mc:AlternateContent>
          <mc:Choice Requires="wps">
            <w:drawing>
              <wp:anchor distT="0" distB="0" distL="114300" distR="114300" simplePos="0" relativeHeight="251747328" behindDoc="0" locked="0" layoutInCell="1" allowOverlap="1" wp14:anchorId="0F90CCE7" wp14:editId="4111738A">
                <wp:simplePos x="0" y="0"/>
                <wp:positionH relativeFrom="column">
                  <wp:posOffset>1512570</wp:posOffset>
                </wp:positionH>
                <wp:positionV relativeFrom="paragraph">
                  <wp:posOffset>2498090</wp:posOffset>
                </wp:positionV>
                <wp:extent cx="1298575" cy="433070"/>
                <wp:effectExtent l="0" t="0" r="0" b="0"/>
                <wp:wrapNone/>
                <wp:docPr id="3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8575" cy="433070"/>
                        </a:xfrm>
                        <a:prstGeom prst="rect">
                          <a:avLst/>
                        </a:prstGeom>
                        <a:solidFill>
                          <a:srgbClr val="FFFFFF"/>
                        </a:solidFill>
                        <a:ln w="9525">
                          <a:solidFill>
                            <a:schemeClr val="bg1">
                              <a:lumMod val="100000"/>
                              <a:lumOff val="0"/>
                            </a:schemeClr>
                          </a:solidFill>
                          <a:miter lim="800000"/>
                          <a:headEnd/>
                          <a:tailEnd/>
                        </a:ln>
                      </wps:spPr>
                      <wps:txbx>
                        <w:txbxContent>
                          <w:p w14:paraId="6CAC28EB" w14:textId="77777777" w:rsidR="00551C67" w:rsidRPr="00C80832" w:rsidRDefault="00551C67" w:rsidP="00BD5195">
                            <w:pPr>
                              <w:jc w:val="center"/>
                              <w:rPr>
                                <w:sz w:val="18"/>
                              </w:rPr>
                            </w:pPr>
                            <w:r w:rsidRPr="00C80832">
                              <w:rPr>
                                <w:sz w:val="18"/>
                              </w:rPr>
                              <w:t xml:space="preserve">Figure </w:t>
                            </w:r>
                            <w:r>
                              <w:rPr>
                                <w:sz w:val="18"/>
                              </w:rPr>
                              <w:t>18</w:t>
                            </w:r>
                            <w:r w:rsidRPr="00C80832">
                              <w:rPr>
                                <w:sz w:val="18"/>
                              </w:rPr>
                              <w:t xml:space="preserve">: </w:t>
                            </w:r>
                            <w:r>
                              <w:rPr>
                                <w:sz w:val="18"/>
                              </w:rPr>
                              <w:t>View Image (from Gallery)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90CCE7" id="Text Box 121" o:spid="_x0000_s1044" type="#_x0000_t202" style="position:absolute;left:0;text-align:left;margin-left:119.1pt;margin-top:196.7pt;width:102.25pt;height:3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" strokecolor="white [3212]">
                <v:path arrowok="t"/>
                <v:textbox>
                  <w:txbxContent>
                    <w:p w14:paraId="6CAC28EB" w14:textId="77777777" w:rsidR="00551C67" w:rsidRPr="00C80832" w:rsidRDefault="00551C67" w:rsidP="00BD5195">
                      <w:pPr>
                        <w:jc w:val="center"/>
                        <w:rPr>
                          <w:sz w:val="18"/>
                        </w:rPr>
                      </w:pPr>
                      <w:r w:rsidRPr="00C80832">
                        <w:rPr>
                          <w:sz w:val="18"/>
                        </w:rPr>
                        <w:t xml:space="preserve">Figure </w:t>
                      </w:r>
                      <w:r>
                        <w:rPr>
                          <w:sz w:val="18"/>
                        </w:rPr>
                        <w:t>18</w:t>
                      </w:r>
                      <w:r w:rsidRPr="00C80832">
                        <w:rPr>
                          <w:sz w:val="18"/>
                        </w:rPr>
                        <w:t xml:space="preserve">: </w:t>
                      </w:r>
                      <w:r>
                        <w:rPr>
                          <w:sz w:val="18"/>
                        </w:rPr>
                        <w:t>View Image (from Gallery)</w:t>
                      </w:r>
                    </w:p>
                  </w:txbxContent>
                </v:textbox>
              </v:shape>
            </w:pict>
          </mc:Fallback>
        </mc:AlternateContent>
      </w:r>
      <w:r>
        <w:rPr>
          <w:noProof/>
          <w:lang w:val="en-US"/>
        </w:rPr>
        <mc:AlternateContent>
          <mc:Choice Requires="wps">
            <w:drawing>
              <wp:anchor distT="0" distB="0" distL="114300" distR="114300" simplePos="0" relativeHeight="251746304" behindDoc="0" locked="0" layoutInCell="1" allowOverlap="1" wp14:anchorId="558A42C2" wp14:editId="342FED36">
                <wp:simplePos x="0" y="0"/>
                <wp:positionH relativeFrom="column">
                  <wp:posOffset>118110</wp:posOffset>
                </wp:positionH>
                <wp:positionV relativeFrom="paragraph">
                  <wp:posOffset>2498090</wp:posOffset>
                </wp:positionV>
                <wp:extent cx="1298575" cy="433070"/>
                <wp:effectExtent l="0" t="0" r="0" b="0"/>
                <wp:wrapNone/>
                <wp:docPr id="3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8575" cy="433070"/>
                        </a:xfrm>
                        <a:prstGeom prst="rect">
                          <a:avLst/>
                        </a:prstGeom>
                        <a:solidFill>
                          <a:srgbClr val="FFFFFF"/>
                        </a:solidFill>
                        <a:ln w="9525">
                          <a:solidFill>
                            <a:schemeClr val="bg1">
                              <a:lumMod val="100000"/>
                              <a:lumOff val="0"/>
                            </a:schemeClr>
                          </a:solidFill>
                          <a:miter lim="800000"/>
                          <a:headEnd/>
                          <a:tailEnd/>
                        </a:ln>
                      </wps:spPr>
                      <wps:txbx>
                        <w:txbxContent>
                          <w:p w14:paraId="656ADFD7" w14:textId="77777777" w:rsidR="00551C67" w:rsidRPr="00C80832" w:rsidRDefault="00551C67" w:rsidP="00BD5195">
                            <w:pPr>
                              <w:jc w:val="center"/>
                              <w:rPr>
                                <w:sz w:val="18"/>
                              </w:rPr>
                            </w:pPr>
                            <w:r w:rsidRPr="00C80832">
                              <w:rPr>
                                <w:sz w:val="18"/>
                              </w:rPr>
                              <w:t xml:space="preserve">Figure </w:t>
                            </w:r>
                            <w:r>
                              <w:rPr>
                                <w:sz w:val="18"/>
                              </w:rPr>
                              <w:t>17</w:t>
                            </w:r>
                            <w:r w:rsidRPr="00C80832">
                              <w:rPr>
                                <w:sz w:val="18"/>
                              </w:rPr>
                              <w:t xml:space="preserve">: </w:t>
                            </w:r>
                            <w:r>
                              <w:rPr>
                                <w:sz w:val="18"/>
                              </w:rPr>
                              <w:t>Gallery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8A42C2" id="Text Box 120" o:spid="_x0000_s1045" type="#_x0000_t202" style="position:absolute;left:0;text-align:left;margin-left:9.3pt;margin-top:196.7pt;width:102.25pt;height:34.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" strokecolor="white [3212]">
                <v:path arrowok="t"/>
                <v:textbox>
                  <w:txbxContent>
                    <w:p w14:paraId="656ADFD7" w14:textId="77777777" w:rsidR="00551C67" w:rsidRPr="00C80832" w:rsidRDefault="00551C67" w:rsidP="00BD5195">
                      <w:pPr>
                        <w:jc w:val="center"/>
                        <w:rPr>
                          <w:sz w:val="18"/>
                        </w:rPr>
                      </w:pPr>
                      <w:r w:rsidRPr="00C80832">
                        <w:rPr>
                          <w:sz w:val="18"/>
                        </w:rPr>
                        <w:t xml:space="preserve">Figure </w:t>
                      </w:r>
                      <w:r>
                        <w:rPr>
                          <w:sz w:val="18"/>
                        </w:rPr>
                        <w:t>17</w:t>
                      </w:r>
                      <w:r w:rsidRPr="00C80832">
                        <w:rPr>
                          <w:sz w:val="18"/>
                        </w:rPr>
                        <w:t xml:space="preserve">: </w:t>
                      </w:r>
                      <w:r>
                        <w:rPr>
                          <w:sz w:val="18"/>
                        </w:rPr>
                        <w:t>Gallery Page</w:t>
                      </w:r>
                    </w:p>
                  </w:txbxContent>
                </v:textbox>
              </v:shape>
            </w:pict>
          </mc:Fallback>
        </mc:AlternateContent>
      </w:r>
      <w:r w:rsidR="00BD5195" w:rsidRPr="00BD5195">
        <w:rPr>
          <w:noProof/>
          <w:lang w:val="en-US"/>
        </w:rPr>
        <w:drawing>
          <wp:inline distT="0" distB="0" distL="0" distR="0" wp14:anchorId="2DABF733" wp14:editId="39373D6A">
            <wp:extent cx="1164913" cy="2459584"/>
            <wp:effectExtent l="19050" t="0" r="0" b="0"/>
            <wp:docPr id="87" name="Picture 26" descr="C:\Users\Asuras\Google Drive\University\3rd Year\CS3040-MobileDesign\Coursework\Report\App Screenshots\Gallery\Gallery Fra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ras\Google Drive\University\3rd Year\CS3040-MobileDesign\Coursework\Report\App Screenshots\Gallery\Gallery Fragment.png"/>
                    <pic:cNvPicPr>
                      <a:picLocks noChangeAspect="1" noChangeArrowheads="1"/>
                    </pic:cNvPicPr>
                  </pic:nvPicPr>
                  <pic:blipFill>
                    <a:blip r:embed="rId31" cstate="print"/>
                    <a:srcRect/>
                    <a:stretch>
                      <a:fillRect/>
                    </a:stretch>
                  </pic:blipFill>
                  <pic:spPr bwMode="auto">
                    <a:xfrm>
                      <a:off x="0" y="0"/>
                      <a:ext cx="1165236" cy="2460267"/>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14:anchorId="173BD5D7" wp14:editId="6D8753C6">
            <wp:extent cx="1173392" cy="2477487"/>
            <wp:effectExtent l="19050" t="0" r="7708" b="0"/>
            <wp:docPr id="88" name="Picture 27" descr="C:\Users\Asuras\Google Drive\University\3rd Year\CS3040-MobileDesign\Coursework\Report\App Screenshots\Gallery\View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suras\Google Drive\University\3rd Year\CS3040-MobileDesign\Coursework\Report\App Screenshots\Gallery\View Image.png"/>
                    <pic:cNvPicPr>
                      <a:picLocks noChangeAspect="1" noChangeArrowheads="1"/>
                    </pic:cNvPicPr>
                  </pic:nvPicPr>
                  <pic:blipFill>
                    <a:blip r:embed="rId32" cstate="print"/>
                    <a:srcRect/>
                    <a:stretch>
                      <a:fillRect/>
                    </a:stretch>
                  </pic:blipFill>
                  <pic:spPr bwMode="auto">
                    <a:xfrm>
                      <a:off x="0" y="0"/>
                      <a:ext cx="1174475" cy="2479774"/>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14:anchorId="7BA5B562" wp14:editId="1F2C6485">
            <wp:extent cx="1175484" cy="2481906"/>
            <wp:effectExtent l="19050" t="0" r="5616" b="0"/>
            <wp:docPr id="89" name="Picture 28" descr="C:\Users\Asuras\Google Drive\University\3rd Year\CS3040-MobileDesign\Coursework\Report\App Screenshots\Gallery\Search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ras\Google Drive\University\3rd Year\CS3040-MobileDesign\Coursework\Report\App Screenshots\Gallery\Search Options.png"/>
                    <pic:cNvPicPr>
                      <a:picLocks noChangeAspect="1" noChangeArrowheads="1"/>
                    </pic:cNvPicPr>
                  </pic:nvPicPr>
                  <pic:blipFill>
                    <a:blip r:embed="rId33" cstate="print"/>
                    <a:srcRect/>
                    <a:stretch>
                      <a:fillRect/>
                    </a:stretch>
                  </pic:blipFill>
                  <pic:spPr bwMode="auto">
                    <a:xfrm>
                      <a:off x="0" y="0"/>
                      <a:ext cx="1177150" cy="2485423"/>
                    </a:xfrm>
                    <a:prstGeom prst="rect">
                      <a:avLst/>
                    </a:prstGeom>
                    <a:noFill/>
                    <a:ln w="9525">
                      <a:noFill/>
                      <a:miter lim="800000"/>
                      <a:headEnd/>
                      <a:tailEnd/>
                    </a:ln>
                  </pic:spPr>
                </pic:pic>
              </a:graphicData>
            </a:graphic>
          </wp:inline>
        </w:drawing>
      </w:r>
      <w:r w:rsidR="00BD5195">
        <w:t xml:space="preserve">      </w:t>
      </w:r>
      <w:r w:rsidR="00BD5195" w:rsidRPr="00BD5195">
        <w:rPr>
          <w:noProof/>
          <w:lang w:val="en-US"/>
        </w:rPr>
        <w:drawing>
          <wp:inline distT="0" distB="0" distL="0" distR="0" wp14:anchorId="0518F5CC" wp14:editId="299A3E6B">
            <wp:extent cx="1175485" cy="2481905"/>
            <wp:effectExtent l="19050" t="0" r="5615" b="0"/>
            <wp:docPr id="90" name="Picture 29" descr="C:\Users\Asuras\Google Drive\University\3rd Year\CS3040-MobileDesign\Coursework\Report\App Screenshots\Gallery\Search By 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ras\Google Drive\University\3rd Year\CS3040-MobileDesign\Coursework\Report\App Screenshots\Gallery\Search By Date.png"/>
                    <pic:cNvPicPr>
                      <a:picLocks noChangeAspect="1" noChangeArrowheads="1"/>
                    </pic:cNvPicPr>
                  </pic:nvPicPr>
                  <pic:blipFill>
                    <a:blip r:embed="rId34" cstate="print"/>
                    <a:srcRect/>
                    <a:stretch>
                      <a:fillRect/>
                    </a:stretch>
                  </pic:blipFill>
                  <pic:spPr bwMode="auto">
                    <a:xfrm>
                      <a:off x="0" y="0"/>
                      <a:ext cx="1176840" cy="2484766"/>
                    </a:xfrm>
                    <a:prstGeom prst="rect">
                      <a:avLst/>
                    </a:prstGeom>
                    <a:noFill/>
                    <a:ln w="9525">
                      <a:noFill/>
                      <a:miter lim="800000"/>
                      <a:headEnd/>
                      <a:tailEnd/>
                    </a:ln>
                  </pic:spPr>
                </pic:pic>
              </a:graphicData>
            </a:graphic>
          </wp:inline>
        </w:drawing>
      </w:r>
    </w:p>
    <w:p w14:paraId="628AF564" w14:textId="77777777" w:rsidR="00BD5195" w:rsidRDefault="00BD5195" w:rsidP="00BD5195">
      <w:pPr>
        <w:jc w:val="center"/>
      </w:pPr>
    </w:p>
    <w:p w14:paraId="07F4EA94" w14:textId="77777777" w:rsidR="00BD5195" w:rsidRDefault="00BD5195" w:rsidP="00BD5195">
      <w:pPr>
        <w:jc w:val="center"/>
      </w:pPr>
    </w:p>
    <w:p w14:paraId="59D7DCCC" w14:textId="77777777" w:rsidR="009E1DCF" w:rsidRDefault="00EA5F31" w:rsidP="00ED0ABB">
      <w:r>
        <w:t xml:space="preserve">The toolbar within the Gallery page </w:t>
      </w:r>
      <w:r w:rsidR="009E1DCF">
        <w:t>will allow the user to sort the</w:t>
      </w:r>
      <w:r>
        <w:t xml:space="preserve"> </w:t>
      </w:r>
      <w:r w:rsidR="009E1DCF">
        <w:t xml:space="preserve">images </w:t>
      </w:r>
      <w:r>
        <w:t>[Figure 2</w:t>
      </w:r>
      <w:r w:rsidR="001E1882">
        <w:t>1</w:t>
      </w:r>
      <w:r w:rsidR="009E1DCF">
        <w:t xml:space="preserve">]. Each category can be further sorted depending on the arrangement, for example sorting by name can be sorted by A-Z or   Z-A </w:t>
      </w:r>
      <w:r w:rsidR="001E1882">
        <w:t>[Figure 22</w:t>
      </w:r>
      <w:r>
        <w:t>]. This is a similar case with each category.</w:t>
      </w:r>
    </w:p>
    <w:p w14:paraId="493E5E51" w14:textId="77777777" w:rsidR="009E1DCF" w:rsidRDefault="0099202F" w:rsidP="009E1DCF">
      <w:pPr>
        <w:jc w:val="center"/>
      </w:pPr>
      <w:r>
        <w:rPr>
          <w:noProof/>
          <w:lang w:val="en-US"/>
        </w:rPr>
        <mc:AlternateContent>
          <mc:Choice Requires="wps">
            <w:drawing>
              <wp:anchor distT="0" distB="0" distL="114300" distR="114300" simplePos="0" relativeHeight="251751424" behindDoc="0" locked="0" layoutInCell="1" allowOverlap="1" wp14:anchorId="1D596843" wp14:editId="0A01A092">
                <wp:simplePos x="0" y="0"/>
                <wp:positionH relativeFrom="column">
                  <wp:posOffset>3214370</wp:posOffset>
                </wp:positionH>
                <wp:positionV relativeFrom="paragraph">
                  <wp:posOffset>2693035</wp:posOffset>
                </wp:positionV>
                <wp:extent cx="1298575" cy="433070"/>
                <wp:effectExtent l="0" t="0" r="0" b="0"/>
                <wp:wrapNone/>
                <wp:docPr id="2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8575" cy="433070"/>
                        </a:xfrm>
                        <a:prstGeom prst="rect">
                          <a:avLst/>
                        </a:prstGeom>
                        <a:solidFill>
                          <a:srgbClr val="FFFFFF"/>
                        </a:solidFill>
                        <a:ln w="9525">
                          <a:solidFill>
                            <a:schemeClr val="bg1">
                              <a:lumMod val="100000"/>
                              <a:lumOff val="0"/>
                            </a:schemeClr>
                          </a:solidFill>
                          <a:miter lim="800000"/>
                          <a:headEnd/>
                          <a:tailEnd/>
                        </a:ln>
                      </wps:spPr>
                      <wps:txbx>
                        <w:txbxContent>
                          <w:p w14:paraId="1856C367" w14:textId="77777777" w:rsidR="00551C67" w:rsidRPr="00C80832" w:rsidRDefault="00551C67" w:rsidP="009E1DCF">
                            <w:pPr>
                              <w:jc w:val="center"/>
                              <w:rPr>
                                <w:sz w:val="18"/>
                              </w:rPr>
                            </w:pPr>
                            <w:r w:rsidRPr="00C80832">
                              <w:rPr>
                                <w:sz w:val="18"/>
                              </w:rPr>
                              <w:t xml:space="preserve">Figure </w:t>
                            </w:r>
                            <w:r>
                              <w:rPr>
                                <w:sz w:val="18"/>
                              </w:rPr>
                              <w:t>22: Sort by Name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596843" id="Text Box 125" o:spid="_x0000_s1046" type="#_x0000_t202" style="position:absolute;left:0;text-align:left;margin-left:253.1pt;margin-top:212.05pt;width:102.25pt;height:34.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" strokecolor="white [3212]">
                <v:path arrowok="t"/>
                <v:textbox>
                  <w:txbxContent>
                    <w:p w14:paraId="1856C367" w14:textId="77777777" w:rsidR="00551C67" w:rsidRPr="00C80832" w:rsidRDefault="00551C67" w:rsidP="009E1DCF">
                      <w:pPr>
                        <w:jc w:val="center"/>
                        <w:rPr>
                          <w:sz w:val="18"/>
                        </w:rPr>
                      </w:pPr>
                      <w:r w:rsidRPr="00C80832">
                        <w:rPr>
                          <w:sz w:val="18"/>
                        </w:rPr>
                        <w:t xml:space="preserve">Figure </w:t>
                      </w:r>
                      <w:r>
                        <w:rPr>
                          <w:sz w:val="18"/>
                        </w:rPr>
                        <w:t>22: Sort by Name</w:t>
                      </w:r>
                    </w:p>
                  </w:txbxContent>
                </v:textbox>
              </v:shape>
            </w:pict>
          </mc:Fallback>
        </mc:AlternateContent>
      </w:r>
      <w:r>
        <w:rPr>
          <w:noProof/>
          <w:lang w:val="en-US"/>
        </w:rPr>
        <mc:AlternateContent>
          <mc:Choice Requires="wps">
            <w:drawing>
              <wp:anchor distT="0" distB="0" distL="114300" distR="114300" simplePos="0" relativeHeight="251750400" behindDoc="0" locked="0" layoutInCell="1" allowOverlap="1" wp14:anchorId="7B79A66D" wp14:editId="04F295F1">
                <wp:simplePos x="0" y="0"/>
                <wp:positionH relativeFrom="column">
                  <wp:posOffset>1548765</wp:posOffset>
                </wp:positionH>
                <wp:positionV relativeFrom="paragraph">
                  <wp:posOffset>2693035</wp:posOffset>
                </wp:positionV>
                <wp:extent cx="1298575" cy="433070"/>
                <wp:effectExtent l="0" t="0" r="0" b="0"/>
                <wp:wrapNone/>
                <wp:docPr id="28"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8575" cy="433070"/>
                        </a:xfrm>
                        <a:prstGeom prst="rect">
                          <a:avLst/>
                        </a:prstGeom>
                        <a:solidFill>
                          <a:srgbClr val="FFFFFF"/>
                        </a:solidFill>
                        <a:ln w="9525">
                          <a:solidFill>
                            <a:schemeClr val="bg1">
                              <a:lumMod val="100000"/>
                              <a:lumOff val="0"/>
                            </a:schemeClr>
                          </a:solidFill>
                          <a:miter lim="800000"/>
                          <a:headEnd/>
                          <a:tailEnd/>
                        </a:ln>
                      </wps:spPr>
                      <wps:txbx>
                        <w:txbxContent>
                          <w:p w14:paraId="4869F949" w14:textId="77777777" w:rsidR="00551C67" w:rsidRPr="00C80832" w:rsidRDefault="00551C67" w:rsidP="009E1DCF">
                            <w:pPr>
                              <w:jc w:val="center"/>
                              <w:rPr>
                                <w:sz w:val="18"/>
                              </w:rPr>
                            </w:pPr>
                            <w:r w:rsidRPr="00C80832">
                              <w:rPr>
                                <w:sz w:val="18"/>
                              </w:rPr>
                              <w:t xml:space="preserve">Figure </w:t>
                            </w:r>
                            <w:r>
                              <w:rPr>
                                <w:sz w:val="18"/>
                              </w:rPr>
                              <w:t>21</w:t>
                            </w:r>
                            <w:r w:rsidRPr="00C80832">
                              <w:rPr>
                                <w:sz w:val="18"/>
                              </w:rPr>
                              <w:t xml:space="preserve">: </w:t>
                            </w:r>
                            <w:r>
                              <w:rPr>
                                <w:sz w:val="18"/>
                              </w:rPr>
                              <w:t>Sort Gallery (from Toolbar)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79A66D" id="Text Box 124" o:spid="_x0000_s1047" type="#_x0000_t202" style="position:absolute;left:0;text-align:left;margin-left:121.95pt;margin-top:212.05pt;width:102.25pt;height:34.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" strokecolor="white [3212]">
                <v:path arrowok="t"/>
                <v:textbox>
                  <w:txbxContent>
                    <w:p w14:paraId="4869F949" w14:textId="77777777" w:rsidR="00551C67" w:rsidRPr="00C80832" w:rsidRDefault="00551C67" w:rsidP="009E1DCF">
                      <w:pPr>
                        <w:jc w:val="center"/>
                        <w:rPr>
                          <w:sz w:val="18"/>
                        </w:rPr>
                      </w:pPr>
                      <w:r w:rsidRPr="00C80832">
                        <w:rPr>
                          <w:sz w:val="18"/>
                        </w:rPr>
                        <w:t xml:space="preserve">Figure </w:t>
                      </w:r>
                      <w:r>
                        <w:rPr>
                          <w:sz w:val="18"/>
                        </w:rPr>
                        <w:t>21</w:t>
                      </w:r>
                      <w:r w:rsidRPr="00C80832">
                        <w:rPr>
                          <w:sz w:val="18"/>
                        </w:rPr>
                        <w:t xml:space="preserve">: </w:t>
                      </w:r>
                      <w:r>
                        <w:rPr>
                          <w:sz w:val="18"/>
                        </w:rPr>
                        <w:t>Sort Gallery (from Toolbar)</w:t>
                      </w:r>
                    </w:p>
                  </w:txbxContent>
                </v:textbox>
              </v:shape>
            </w:pict>
          </mc:Fallback>
        </mc:AlternateContent>
      </w:r>
      <w:r w:rsidR="009E1DCF">
        <w:t xml:space="preserve">          </w:t>
      </w:r>
      <w:r w:rsidR="009E1DCF">
        <w:rPr>
          <w:noProof/>
          <w:lang w:val="en-US"/>
        </w:rPr>
        <w:drawing>
          <wp:inline distT="0" distB="0" distL="0" distR="0" wp14:anchorId="696EF938" wp14:editId="615BBBCC">
            <wp:extent cx="1269697" cy="2679363"/>
            <wp:effectExtent l="19050" t="0" r="6653" b="0"/>
            <wp:docPr id="94" name="Picture 86" descr="C:\Users\Asuras\Google Drive\University\3rd Year\CS3040-MobileDesign\Coursework\Report\App Screenshots\Gallery\Sort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suras\Google Drive\University\3rd Year\CS3040-MobileDesign\Coursework\Report\App Screenshots\Gallery\Sort Options.png"/>
                    <pic:cNvPicPr>
                      <a:picLocks noChangeAspect="1" noChangeArrowheads="1"/>
                    </pic:cNvPicPr>
                  </pic:nvPicPr>
                  <pic:blipFill>
                    <a:blip r:embed="rId35" cstate="print"/>
                    <a:srcRect/>
                    <a:stretch>
                      <a:fillRect/>
                    </a:stretch>
                  </pic:blipFill>
                  <pic:spPr bwMode="auto">
                    <a:xfrm>
                      <a:off x="0" y="0"/>
                      <a:ext cx="1270418" cy="2680883"/>
                    </a:xfrm>
                    <a:prstGeom prst="rect">
                      <a:avLst/>
                    </a:prstGeom>
                    <a:noFill/>
                    <a:ln w="9525">
                      <a:noFill/>
                      <a:miter lim="800000"/>
                      <a:headEnd/>
                      <a:tailEnd/>
                    </a:ln>
                  </pic:spPr>
                </pic:pic>
              </a:graphicData>
            </a:graphic>
          </wp:inline>
        </w:drawing>
      </w:r>
      <w:r w:rsidR="009E1DCF">
        <w:t xml:space="preserve">          </w:t>
      </w:r>
      <w:r w:rsidR="009E1DCF" w:rsidRPr="009E1DCF">
        <w:rPr>
          <w:noProof/>
          <w:lang w:val="en-US"/>
        </w:rPr>
        <w:drawing>
          <wp:inline distT="0" distB="0" distL="0" distR="0" wp14:anchorId="174074E0" wp14:editId="1ED08134">
            <wp:extent cx="1269013" cy="2679376"/>
            <wp:effectExtent l="19050" t="0" r="7337" b="0"/>
            <wp:docPr id="93" name="Picture 31" descr="C:\Users\Asuras\Google Drive\University\3rd Year\CS3040-MobileDesign\Coursework\Report\App Screenshots\Gallery\Sort By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suras\Google Drive\University\3rd Year\CS3040-MobileDesign\Coursework\Report\App Screenshots\Gallery\Sort By Name.png"/>
                    <pic:cNvPicPr>
                      <a:picLocks noChangeAspect="1" noChangeArrowheads="1"/>
                    </pic:cNvPicPr>
                  </pic:nvPicPr>
                  <pic:blipFill>
                    <a:blip r:embed="rId36" cstate="print"/>
                    <a:srcRect/>
                    <a:stretch>
                      <a:fillRect/>
                    </a:stretch>
                  </pic:blipFill>
                  <pic:spPr bwMode="auto">
                    <a:xfrm>
                      <a:off x="0" y="0"/>
                      <a:ext cx="1269829" cy="2681098"/>
                    </a:xfrm>
                    <a:prstGeom prst="rect">
                      <a:avLst/>
                    </a:prstGeom>
                    <a:noFill/>
                    <a:ln w="9525">
                      <a:noFill/>
                      <a:miter lim="800000"/>
                      <a:headEnd/>
                      <a:tailEnd/>
                    </a:ln>
                  </pic:spPr>
                </pic:pic>
              </a:graphicData>
            </a:graphic>
          </wp:inline>
        </w:drawing>
      </w:r>
    </w:p>
    <w:p w14:paraId="78B52BF4" w14:textId="77777777" w:rsidR="009E1DCF" w:rsidRDefault="009E1DCF" w:rsidP="00ED0ABB"/>
    <w:p w14:paraId="59642A5F" w14:textId="77777777" w:rsidR="009E1DCF" w:rsidRDefault="009E1DCF" w:rsidP="00ED0ABB"/>
    <w:p w14:paraId="72BA6CBA" w14:textId="77777777" w:rsidR="003F29A8" w:rsidRDefault="003F29A8" w:rsidP="00ED0ABB">
      <w:r>
        <w:t>Within the view page of each element, there will also be a share button which will allow the user to share the</w:t>
      </w:r>
      <w:r w:rsidR="009E1DCF" w:rsidRPr="009E1DCF">
        <w:t xml:space="preserve"> </w:t>
      </w:r>
      <w:r w:rsidR="009E1DCF">
        <w:t>Holidays, Visited Places and Images</w:t>
      </w:r>
      <w:r>
        <w:t xml:space="preserve"> to a friend through SMS or social media</w:t>
      </w:r>
      <w:r w:rsidR="009E1DCF">
        <w:t xml:space="preserve">. </w:t>
      </w:r>
      <w:r>
        <w:t>An example of this share screen is shown in [Figure 23]</w:t>
      </w:r>
      <w:r w:rsidR="009E1DCF">
        <w:t>.</w:t>
      </w:r>
    </w:p>
    <w:p w14:paraId="74EA2330" w14:textId="77777777" w:rsidR="009E1DCF" w:rsidRDefault="0099202F" w:rsidP="009E1DCF">
      <w:pPr>
        <w:jc w:val="center"/>
      </w:pPr>
      <w:r>
        <w:rPr>
          <w:noProof/>
          <w:lang w:val="en-US"/>
        </w:rPr>
        <w:lastRenderedPageBreak/>
        <mc:AlternateContent>
          <mc:Choice Requires="wps">
            <w:drawing>
              <wp:anchor distT="0" distB="0" distL="114300" distR="114300" simplePos="0" relativeHeight="251752448" behindDoc="0" locked="0" layoutInCell="1" allowOverlap="1" wp14:anchorId="3FF97AD6" wp14:editId="60EA4080">
                <wp:simplePos x="0" y="0"/>
                <wp:positionH relativeFrom="column">
                  <wp:posOffset>2219325</wp:posOffset>
                </wp:positionH>
                <wp:positionV relativeFrom="paragraph">
                  <wp:posOffset>2733040</wp:posOffset>
                </wp:positionV>
                <wp:extent cx="1298575" cy="433070"/>
                <wp:effectExtent l="0" t="0" r="0" b="0"/>
                <wp:wrapNone/>
                <wp:docPr id="27"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8575" cy="433070"/>
                        </a:xfrm>
                        <a:prstGeom prst="rect">
                          <a:avLst/>
                        </a:prstGeom>
                        <a:solidFill>
                          <a:srgbClr val="FFFFFF"/>
                        </a:solidFill>
                        <a:ln w="9525">
                          <a:solidFill>
                            <a:schemeClr val="bg1">
                              <a:lumMod val="100000"/>
                              <a:lumOff val="0"/>
                            </a:schemeClr>
                          </a:solidFill>
                          <a:miter lim="800000"/>
                          <a:headEnd/>
                          <a:tailEnd/>
                        </a:ln>
                      </wps:spPr>
                      <wps:txbx>
                        <w:txbxContent>
                          <w:p w14:paraId="5ABE92D7" w14:textId="77777777" w:rsidR="00551C67" w:rsidRPr="00C80832" w:rsidRDefault="00551C67" w:rsidP="009E1DCF">
                            <w:pPr>
                              <w:jc w:val="center"/>
                              <w:rPr>
                                <w:sz w:val="18"/>
                              </w:rPr>
                            </w:pPr>
                            <w:r w:rsidRPr="00C80832">
                              <w:rPr>
                                <w:sz w:val="18"/>
                              </w:rPr>
                              <w:t xml:space="preserve">Figure </w:t>
                            </w:r>
                            <w:r>
                              <w:rPr>
                                <w:sz w:val="18"/>
                              </w:rPr>
                              <w:t>23</w:t>
                            </w:r>
                            <w:r w:rsidRPr="00C80832">
                              <w:rPr>
                                <w:sz w:val="18"/>
                              </w:rPr>
                              <w:t xml:space="preserve">: </w:t>
                            </w:r>
                            <w:r>
                              <w:rPr>
                                <w:sz w:val="18"/>
                              </w:rPr>
                              <w:t>Sort Gallery (from Toolbar)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F97AD6" id="Text Box 126" o:spid="_x0000_s1048" type="#_x0000_t202" style="position:absolute;left:0;text-align:left;margin-left:174.75pt;margin-top:215.2pt;width:102.25pt;height:34.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" strokecolor="white [3212]">
                <v:path arrowok="t"/>
                <v:textbox>
                  <w:txbxContent>
                    <w:p w14:paraId="5ABE92D7" w14:textId="77777777" w:rsidR="00551C67" w:rsidRPr="00C80832" w:rsidRDefault="00551C67" w:rsidP="009E1DCF">
                      <w:pPr>
                        <w:jc w:val="center"/>
                        <w:rPr>
                          <w:sz w:val="18"/>
                        </w:rPr>
                      </w:pPr>
                      <w:r w:rsidRPr="00C80832">
                        <w:rPr>
                          <w:sz w:val="18"/>
                        </w:rPr>
                        <w:t xml:space="preserve">Figure </w:t>
                      </w:r>
                      <w:r>
                        <w:rPr>
                          <w:sz w:val="18"/>
                        </w:rPr>
                        <w:t>23</w:t>
                      </w:r>
                      <w:r w:rsidRPr="00C80832">
                        <w:rPr>
                          <w:sz w:val="18"/>
                        </w:rPr>
                        <w:t xml:space="preserve">: </w:t>
                      </w:r>
                      <w:r>
                        <w:rPr>
                          <w:sz w:val="18"/>
                        </w:rPr>
                        <w:t>Sort Gallery (from Toolbar)</w:t>
                      </w:r>
                    </w:p>
                  </w:txbxContent>
                </v:textbox>
              </v:shape>
            </w:pict>
          </mc:Fallback>
        </mc:AlternateContent>
      </w:r>
      <w:r w:rsidR="009E1DCF" w:rsidRPr="009E1DCF">
        <w:rPr>
          <w:noProof/>
          <w:lang w:val="en-US"/>
        </w:rPr>
        <w:drawing>
          <wp:inline distT="0" distB="0" distL="0" distR="0" wp14:anchorId="15B969C3" wp14:editId="051B099A">
            <wp:extent cx="1286722" cy="2716772"/>
            <wp:effectExtent l="19050" t="0" r="8678" b="0"/>
            <wp:docPr id="95" name="Picture 32" descr="C:\Users\Asuras\Google Drive\University\3rd Year\CS3040-MobileDesign\Coursework\Report\App Screenshots\Shar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ras\Google Drive\University\3rd Year\CS3040-MobileDesign\Coursework\Report\App Screenshots\Share Image.png"/>
                    <pic:cNvPicPr>
                      <a:picLocks noChangeAspect="1" noChangeArrowheads="1"/>
                    </pic:cNvPicPr>
                  </pic:nvPicPr>
                  <pic:blipFill>
                    <a:blip r:embed="rId37" cstate="print"/>
                    <a:srcRect/>
                    <a:stretch>
                      <a:fillRect/>
                    </a:stretch>
                  </pic:blipFill>
                  <pic:spPr bwMode="auto">
                    <a:xfrm>
                      <a:off x="0" y="0"/>
                      <a:ext cx="1287268" cy="2717924"/>
                    </a:xfrm>
                    <a:prstGeom prst="rect">
                      <a:avLst/>
                    </a:prstGeom>
                    <a:noFill/>
                    <a:ln w="9525">
                      <a:noFill/>
                      <a:miter lim="800000"/>
                      <a:headEnd/>
                      <a:tailEnd/>
                    </a:ln>
                  </pic:spPr>
                </pic:pic>
              </a:graphicData>
            </a:graphic>
          </wp:inline>
        </w:drawing>
      </w:r>
    </w:p>
    <w:p w14:paraId="5554DFF2" w14:textId="77777777" w:rsidR="009E1DCF" w:rsidRDefault="009E1DCF" w:rsidP="00ED0ABB"/>
    <w:p w14:paraId="34203C54" w14:textId="77777777" w:rsidR="009E1DCF" w:rsidRDefault="009E1DCF" w:rsidP="00ED0ABB"/>
    <w:p w14:paraId="53B72E31" w14:textId="77777777" w:rsidR="00694E48" w:rsidRDefault="009E1DCF" w:rsidP="00ED0ABB">
      <w:r>
        <w:t xml:space="preserve">As a hidden </w:t>
      </w:r>
      <w:proofErr w:type="spellStart"/>
      <w:r>
        <w:t>e</w:t>
      </w:r>
      <w:r w:rsidR="00591A7A">
        <w:t>aster</w:t>
      </w:r>
      <w:proofErr w:type="spellEnd"/>
      <w:r w:rsidR="00591A7A">
        <w:t xml:space="preserve">-egg within </w:t>
      </w:r>
      <w:proofErr w:type="spellStart"/>
      <w:r w:rsidR="00591A7A">
        <w:t>Memori</w:t>
      </w:r>
      <w:proofErr w:type="spellEnd"/>
      <w:r w:rsidR="00591A7A">
        <w:t xml:space="preserve">, </w:t>
      </w:r>
      <w:r w:rsidR="00694E48">
        <w:t xml:space="preserve">clicking the </w:t>
      </w:r>
      <w:r w:rsidR="00511F9F">
        <w:t>title bar</w:t>
      </w:r>
      <w:r w:rsidR="00591A7A">
        <w:t xml:space="preserve"> within 1 o</w:t>
      </w:r>
      <w:r w:rsidR="00694E48">
        <w:t>f the 4 main pages will perform an action. For Holidays and Visited Place, it will present the user with a form to create a new Holi</w:t>
      </w:r>
      <w:r w:rsidR="00070274">
        <w:t xml:space="preserve">day/Visited Place respectively. </w:t>
      </w:r>
      <w:proofErr w:type="gramStart"/>
      <w:r w:rsidR="00694E48">
        <w:t>However</w:t>
      </w:r>
      <w:proofErr w:type="gramEnd"/>
      <w:r w:rsidR="00070274">
        <w:t xml:space="preserve"> for other pages</w:t>
      </w:r>
      <w:r w:rsidR="00471AD3">
        <w:t>;</w:t>
      </w:r>
      <w:r w:rsidR="00694E48">
        <w:t xml:space="preserve"> just clicking the title bar will present a comical message [Figure 24].</w:t>
      </w:r>
    </w:p>
    <w:p w14:paraId="3573F92D" w14:textId="77777777" w:rsidR="00253AA3" w:rsidRDefault="0099202F" w:rsidP="00694E48">
      <w:pPr>
        <w:jc w:val="center"/>
      </w:pPr>
      <w:r>
        <w:rPr>
          <w:noProof/>
          <w:lang w:val="en-US"/>
        </w:rPr>
        <mc:AlternateContent>
          <mc:Choice Requires="wps">
            <w:drawing>
              <wp:anchor distT="0" distB="0" distL="114300" distR="114300" simplePos="0" relativeHeight="251753472" behindDoc="0" locked="0" layoutInCell="1" allowOverlap="1" wp14:anchorId="794C0F6A" wp14:editId="75F857BB">
                <wp:simplePos x="0" y="0"/>
                <wp:positionH relativeFrom="column">
                  <wp:posOffset>2219325</wp:posOffset>
                </wp:positionH>
                <wp:positionV relativeFrom="paragraph">
                  <wp:posOffset>2528570</wp:posOffset>
                </wp:positionV>
                <wp:extent cx="1298575" cy="433070"/>
                <wp:effectExtent l="0" t="0" r="0" b="0"/>
                <wp:wrapNone/>
                <wp:docPr id="2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8575" cy="433070"/>
                        </a:xfrm>
                        <a:prstGeom prst="rect">
                          <a:avLst/>
                        </a:prstGeom>
                        <a:solidFill>
                          <a:srgbClr val="FFFFFF"/>
                        </a:solidFill>
                        <a:ln w="9525">
                          <a:solidFill>
                            <a:schemeClr val="bg1">
                              <a:lumMod val="100000"/>
                              <a:lumOff val="0"/>
                            </a:schemeClr>
                          </a:solidFill>
                          <a:miter lim="800000"/>
                          <a:headEnd/>
                          <a:tailEnd/>
                        </a:ln>
                      </wps:spPr>
                      <wps:txbx>
                        <w:txbxContent>
                          <w:p w14:paraId="0E329A0B" w14:textId="77777777" w:rsidR="00551C67" w:rsidRPr="00C80832" w:rsidRDefault="00551C67" w:rsidP="00694E48">
                            <w:pPr>
                              <w:jc w:val="center"/>
                              <w:rPr>
                                <w:sz w:val="18"/>
                              </w:rPr>
                            </w:pPr>
                            <w:r w:rsidRPr="00C80832">
                              <w:rPr>
                                <w:sz w:val="18"/>
                              </w:rPr>
                              <w:t xml:space="preserve">Figure </w:t>
                            </w:r>
                            <w:r>
                              <w:rPr>
                                <w:sz w:val="18"/>
                              </w:rPr>
                              <w:t>24</w:t>
                            </w:r>
                            <w:r w:rsidRPr="00C80832">
                              <w:rPr>
                                <w:sz w:val="18"/>
                              </w:rPr>
                              <w:t xml:space="preserve">: </w:t>
                            </w:r>
                            <w:r>
                              <w:rPr>
                                <w:sz w:val="18"/>
                              </w:rPr>
                              <w:t>Hidden Easter Egg Message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4C0F6A" id="Text Box 127" o:spid="_x0000_s1049" type="#_x0000_t202" style="position:absolute;left:0;text-align:left;margin-left:174.75pt;margin-top:199.1pt;width:102.25pt;height:34.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" strokecolor="white [3212]">
                <v:path arrowok="t"/>
                <v:textbox>
                  <w:txbxContent>
                    <w:p w14:paraId="0E329A0B" w14:textId="77777777" w:rsidR="00551C67" w:rsidRPr="00C80832" w:rsidRDefault="00551C67" w:rsidP="00694E48">
                      <w:pPr>
                        <w:jc w:val="center"/>
                        <w:rPr>
                          <w:sz w:val="18"/>
                        </w:rPr>
                      </w:pPr>
                      <w:r w:rsidRPr="00C80832">
                        <w:rPr>
                          <w:sz w:val="18"/>
                        </w:rPr>
                        <w:t xml:space="preserve">Figure </w:t>
                      </w:r>
                      <w:r>
                        <w:rPr>
                          <w:sz w:val="18"/>
                        </w:rPr>
                        <w:t>24</w:t>
                      </w:r>
                      <w:r w:rsidRPr="00C80832">
                        <w:rPr>
                          <w:sz w:val="18"/>
                        </w:rPr>
                        <w:t xml:space="preserve">: </w:t>
                      </w:r>
                      <w:r>
                        <w:rPr>
                          <w:sz w:val="18"/>
                        </w:rPr>
                        <w:t>Hidden Easter Egg Message</w:t>
                      </w:r>
                    </w:p>
                  </w:txbxContent>
                </v:textbox>
              </v:shape>
            </w:pict>
          </mc:Fallback>
        </mc:AlternateContent>
      </w:r>
      <w:r w:rsidR="00694E48" w:rsidRPr="00694E48">
        <w:rPr>
          <w:noProof/>
          <w:lang w:val="en-US"/>
        </w:rPr>
        <w:drawing>
          <wp:inline distT="0" distB="0" distL="0" distR="0" wp14:anchorId="534A9572" wp14:editId="6F5421A2">
            <wp:extent cx="1203889" cy="2541877"/>
            <wp:effectExtent l="19050" t="0" r="0" b="0"/>
            <wp:docPr id="96" name="Picture 33" descr="C:\Users\Asuras\Google Drive\University\3rd Year\CS3040-MobileDesign\Coursework\Report\App Screenshots\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ras\Google Drive\University\3rd Year\CS3040-MobileDesign\Coursework\Report\App Screenshots\Gesture.png"/>
                    <pic:cNvPicPr>
                      <a:picLocks noChangeAspect="1" noChangeArrowheads="1"/>
                    </pic:cNvPicPr>
                  </pic:nvPicPr>
                  <pic:blipFill>
                    <a:blip r:embed="rId38" cstate="print"/>
                    <a:srcRect/>
                    <a:stretch>
                      <a:fillRect/>
                    </a:stretch>
                  </pic:blipFill>
                  <pic:spPr bwMode="auto">
                    <a:xfrm>
                      <a:off x="0" y="0"/>
                      <a:ext cx="1205304" cy="2544866"/>
                    </a:xfrm>
                    <a:prstGeom prst="rect">
                      <a:avLst/>
                    </a:prstGeom>
                    <a:noFill/>
                    <a:ln w="9525">
                      <a:noFill/>
                      <a:miter lim="800000"/>
                      <a:headEnd/>
                      <a:tailEnd/>
                    </a:ln>
                  </pic:spPr>
                </pic:pic>
              </a:graphicData>
            </a:graphic>
          </wp:inline>
        </w:drawing>
      </w:r>
    </w:p>
    <w:p w14:paraId="3D2AF1FD" w14:textId="77777777" w:rsidR="00694E48" w:rsidRDefault="00694E48" w:rsidP="00694E48">
      <w:pPr>
        <w:jc w:val="center"/>
      </w:pPr>
    </w:p>
    <w:p w14:paraId="33924B0E" w14:textId="77777777" w:rsidR="00694E48" w:rsidRDefault="00694E48" w:rsidP="00694E48">
      <w:pPr>
        <w:jc w:val="center"/>
      </w:pPr>
    </w:p>
    <w:p w14:paraId="0E563141" w14:textId="77777777" w:rsidR="00694E48" w:rsidRPr="00067A4E" w:rsidRDefault="00694E48" w:rsidP="00694E48">
      <w:pPr>
        <w:jc w:val="center"/>
      </w:pPr>
    </w:p>
    <w:p w14:paraId="1BAC43F0" w14:textId="77777777" w:rsidR="00095F61" w:rsidRPr="006F1C66" w:rsidRDefault="00A415BB" w:rsidP="009F7E38">
      <w:pPr>
        <w:pStyle w:val="Heading2"/>
      </w:pPr>
      <w:bookmarkStart w:id="14" w:name="_Toc35462018"/>
      <w:r>
        <w:t>Why the UI was designed this way?</w:t>
      </w:r>
      <w:bookmarkEnd w:id="14"/>
    </w:p>
    <w:p w14:paraId="3AB6FFF1" w14:textId="77777777" w:rsidR="00126DEC" w:rsidRDefault="00D51714" w:rsidP="00FF06DD">
      <w:pPr>
        <w:rPr>
          <w:shd w:val="clear" w:color="auto" w:fill="FFFFFF"/>
        </w:rPr>
      </w:pPr>
      <w:r>
        <w:rPr>
          <w:shd w:val="clear" w:color="auto" w:fill="FFFFFF"/>
        </w:rPr>
        <w:t xml:space="preserve">The user interface of </w:t>
      </w:r>
      <w:proofErr w:type="spellStart"/>
      <w:r>
        <w:rPr>
          <w:shd w:val="clear" w:color="auto" w:fill="FFFFFF"/>
        </w:rPr>
        <w:t>Memori</w:t>
      </w:r>
      <w:proofErr w:type="spellEnd"/>
      <w:r>
        <w:rPr>
          <w:shd w:val="clear" w:color="auto" w:fill="FFFFFF"/>
        </w:rPr>
        <w:t xml:space="preserve"> adapts 2 major design patterns</w:t>
      </w:r>
      <w:r w:rsidR="00641721">
        <w:rPr>
          <w:shd w:val="clear" w:color="auto" w:fill="FFFFFF"/>
        </w:rPr>
        <w:t>; the first of which being the</w:t>
      </w:r>
      <w:r>
        <w:rPr>
          <w:shd w:val="clear" w:color="auto" w:fill="FFFFFF"/>
        </w:rPr>
        <w:t xml:space="preserve"> Global Navigation Bar. This is</w:t>
      </w:r>
      <w:r w:rsidR="00641721">
        <w:rPr>
          <w:shd w:val="clear" w:color="auto" w:fill="FFFFFF"/>
        </w:rPr>
        <w:t xml:space="preserve"> to </w:t>
      </w:r>
      <w:r>
        <w:rPr>
          <w:shd w:val="clear" w:color="auto" w:fill="FFFFFF"/>
        </w:rPr>
        <w:t>ensure that the user is aware of what page they are currently on</w:t>
      </w:r>
      <w:r w:rsidR="00641721">
        <w:rPr>
          <w:shd w:val="clear" w:color="auto" w:fill="FFFFFF"/>
        </w:rPr>
        <w:t xml:space="preserve"> and also, what other pages are available to the</w:t>
      </w:r>
      <w:r w:rsidR="002277EE">
        <w:rPr>
          <w:shd w:val="clear" w:color="auto" w:fill="FFFFFF"/>
        </w:rPr>
        <w:t>m</w:t>
      </w:r>
      <w:r>
        <w:rPr>
          <w:shd w:val="clear" w:color="auto" w:fill="FFFFFF"/>
        </w:rPr>
        <w:t xml:space="preserve">. </w:t>
      </w:r>
      <w:r w:rsidR="002277EE">
        <w:rPr>
          <w:shd w:val="clear" w:color="auto" w:fill="FFFFFF"/>
        </w:rPr>
        <w:t xml:space="preserve">The second pattern is the Visual Framework pattern; which </w:t>
      </w:r>
      <w:r>
        <w:rPr>
          <w:shd w:val="clear" w:color="auto" w:fill="FFFFFF"/>
        </w:rPr>
        <w:lastRenderedPageBreak/>
        <w:t xml:space="preserve">will assist the user as they will know where to find a particular function, regardless of what page they are currently on. </w:t>
      </w:r>
    </w:p>
    <w:p w14:paraId="19858B68" w14:textId="77777777" w:rsidR="00990BD4" w:rsidRDefault="00126DEC" w:rsidP="00FF06DD">
      <w:pPr>
        <w:rPr>
          <w:shd w:val="clear" w:color="auto" w:fill="FFFFFF"/>
        </w:rPr>
      </w:pPr>
      <w:r>
        <w:rPr>
          <w:shd w:val="clear" w:color="auto" w:fill="FFFFFF"/>
        </w:rPr>
        <w:t xml:space="preserve">In addition to the layout of the UI, my main objective was to ensure that </w:t>
      </w:r>
      <w:proofErr w:type="spellStart"/>
      <w:r>
        <w:rPr>
          <w:shd w:val="clear" w:color="auto" w:fill="FFFFFF"/>
        </w:rPr>
        <w:t>Memori</w:t>
      </w:r>
      <w:proofErr w:type="spellEnd"/>
      <w:r>
        <w:rPr>
          <w:shd w:val="clear" w:color="auto" w:fill="FFFFFF"/>
        </w:rPr>
        <w:t xml:space="preserve"> achieved th</w:t>
      </w:r>
      <w:r w:rsidR="00A97638">
        <w:rPr>
          <w:shd w:val="clear" w:color="auto" w:fill="FFFFFF"/>
        </w:rPr>
        <w:t>e best colour contrast possible</w:t>
      </w:r>
      <w:r>
        <w:rPr>
          <w:shd w:val="clear" w:color="auto" w:fill="FFFFFF"/>
        </w:rPr>
        <w:t xml:space="preserve">. In order to confirm if the colours were correctly chosen, I </w:t>
      </w:r>
      <w:r w:rsidRPr="00DC6DFD">
        <w:t xml:space="preserve">implemented a colour blindness test to the </w:t>
      </w:r>
      <w:r w:rsidR="00B479E2" w:rsidRPr="00DC6DFD">
        <w:t xml:space="preserve">Holiday page from the </w:t>
      </w:r>
      <w:r w:rsidRPr="00DC6DFD">
        <w:t>UI design</w:t>
      </w:r>
      <w:r w:rsidR="00DC6DFD" w:rsidRPr="00DC6DFD">
        <w:t xml:space="preserve"> (</w:t>
      </w:r>
      <w:proofErr w:type="spellStart"/>
      <w:r w:rsidR="00DC6DFD" w:rsidRPr="00DC6DFD">
        <w:t>Coblis</w:t>
      </w:r>
      <w:proofErr w:type="spellEnd"/>
      <w:r w:rsidR="00DC6DFD" w:rsidRPr="00DC6DFD">
        <w:t xml:space="preserve"> — </w:t>
      </w:r>
      <w:proofErr w:type="spellStart"/>
      <w:r w:rsidR="00DC6DFD" w:rsidRPr="00DC6DFD">
        <w:t>Color</w:t>
      </w:r>
      <w:proofErr w:type="spellEnd"/>
      <w:r w:rsidR="00DC6DFD" w:rsidRPr="00DC6DFD">
        <w:t xml:space="preserve"> Blindness Simulator – </w:t>
      </w:r>
      <w:proofErr w:type="spellStart"/>
      <w:r w:rsidR="00DC6DFD" w:rsidRPr="00DC6DFD">
        <w:t>Colblindor</w:t>
      </w:r>
      <w:proofErr w:type="spellEnd"/>
      <w:r w:rsidR="00DC6DFD" w:rsidRPr="00DC6DFD">
        <w:t>, 2020)</w:t>
      </w:r>
      <w:r w:rsidR="00A26F9A" w:rsidRPr="00DC6DFD">
        <w:t>. This</w:t>
      </w:r>
      <w:r w:rsidR="00A26F9A">
        <w:rPr>
          <w:shd w:val="clear" w:color="auto" w:fill="FFFFFF"/>
        </w:rPr>
        <w:t xml:space="preserve"> was</w:t>
      </w:r>
      <w:r>
        <w:rPr>
          <w:shd w:val="clear" w:color="auto" w:fill="FFFFFF"/>
        </w:rPr>
        <w:t xml:space="preserve"> to ensure that elements were still visible, regardless of any colour-blindness</w:t>
      </w:r>
      <w:r w:rsidR="00C24787">
        <w:rPr>
          <w:shd w:val="clear" w:color="auto" w:fill="FFFFFF"/>
        </w:rPr>
        <w:t xml:space="preserve"> that the user may have</w:t>
      </w:r>
      <w:r w:rsidR="00A26F9A">
        <w:rPr>
          <w:shd w:val="clear" w:color="auto" w:fill="FFFFFF"/>
        </w:rPr>
        <w:t>, as shown in [Figure 25 – 28].</w:t>
      </w:r>
    </w:p>
    <w:p w14:paraId="3341D9DE" w14:textId="77777777" w:rsidR="00FF06DD" w:rsidRDefault="00FF06DD" w:rsidP="00DC6DFD">
      <w:pPr>
        <w:pStyle w:val="NoSpacing"/>
        <w:rPr>
          <w:shd w:val="clear" w:color="auto" w:fill="FFFFFF"/>
        </w:rPr>
      </w:pPr>
    </w:p>
    <w:p w14:paraId="004FDF43" w14:textId="77777777" w:rsidR="00126DEC" w:rsidRDefault="0099202F" w:rsidP="00E74B38">
      <w:pPr>
        <w:rPr>
          <w:rFonts w:cs="Times New Roman"/>
          <w:color w:val="000000"/>
          <w:shd w:val="clear" w:color="auto" w:fill="FFFFFF"/>
        </w:rPr>
      </w:pPr>
      <w:r>
        <w:rPr>
          <w:noProof/>
          <w:lang w:val="en-US"/>
        </w:rPr>
        <mc:AlternateContent>
          <mc:Choice Requires="wps">
            <w:drawing>
              <wp:anchor distT="0" distB="0" distL="114300" distR="114300" simplePos="0" relativeHeight="251757568" behindDoc="0" locked="0" layoutInCell="1" allowOverlap="1" wp14:anchorId="099B4149" wp14:editId="242443B2">
                <wp:simplePos x="0" y="0"/>
                <wp:positionH relativeFrom="column">
                  <wp:posOffset>4462145</wp:posOffset>
                </wp:positionH>
                <wp:positionV relativeFrom="paragraph">
                  <wp:posOffset>2569210</wp:posOffset>
                </wp:positionV>
                <wp:extent cx="1419860" cy="433070"/>
                <wp:effectExtent l="0" t="0" r="2540" b="0"/>
                <wp:wrapNone/>
                <wp:docPr id="2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9860" cy="433070"/>
                        </a:xfrm>
                        <a:prstGeom prst="rect">
                          <a:avLst/>
                        </a:prstGeom>
                        <a:solidFill>
                          <a:srgbClr val="FFFFFF"/>
                        </a:solidFill>
                        <a:ln w="9525">
                          <a:solidFill>
                            <a:schemeClr val="bg1">
                              <a:lumMod val="100000"/>
                              <a:lumOff val="0"/>
                            </a:schemeClr>
                          </a:solidFill>
                          <a:miter lim="800000"/>
                          <a:headEnd/>
                          <a:tailEnd/>
                        </a:ln>
                      </wps:spPr>
                      <wps:txbx>
                        <w:txbxContent>
                          <w:p w14:paraId="75EFEA09" w14:textId="77777777" w:rsidR="00551C67" w:rsidRPr="00C80832" w:rsidRDefault="00551C67" w:rsidP="004A2F18">
                            <w:pPr>
                              <w:jc w:val="center"/>
                              <w:rPr>
                                <w:sz w:val="18"/>
                              </w:rPr>
                            </w:pPr>
                            <w:r w:rsidRPr="00C80832">
                              <w:rPr>
                                <w:sz w:val="18"/>
                              </w:rPr>
                              <w:t xml:space="preserve">Figure </w:t>
                            </w:r>
                            <w:r>
                              <w:rPr>
                                <w:sz w:val="18"/>
                              </w:rPr>
                              <w:t>28</w:t>
                            </w:r>
                            <w:r w:rsidRPr="00C80832">
                              <w:rPr>
                                <w:sz w:val="18"/>
                              </w:rPr>
                              <w:t xml:space="preserve">: </w:t>
                            </w:r>
                            <w:proofErr w:type="spellStart"/>
                            <w:r>
                              <w:rPr>
                                <w:sz w:val="18"/>
                              </w:rPr>
                              <w:t>Tritanopic</w:t>
                            </w:r>
                            <w:proofErr w:type="spellEnd"/>
                            <w:r>
                              <w:rPr>
                                <w:sz w:val="18"/>
                              </w:rPr>
                              <w:t xml:space="preserve"> Screenshot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9B4149" id="Text Box 131" o:spid="_x0000_s1050" type="#_x0000_t202" style="position:absolute;margin-left:351.35pt;margin-top:202.3pt;width:111.8pt;height:34.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" strokecolor="white [3212]">
                <v:path arrowok="t"/>
                <v:textbox>
                  <w:txbxContent>
                    <w:p w14:paraId="75EFEA09" w14:textId="77777777" w:rsidR="00551C67" w:rsidRPr="00C80832" w:rsidRDefault="00551C67" w:rsidP="004A2F18">
                      <w:pPr>
                        <w:jc w:val="center"/>
                        <w:rPr>
                          <w:sz w:val="18"/>
                        </w:rPr>
                      </w:pPr>
                      <w:r w:rsidRPr="00C80832">
                        <w:rPr>
                          <w:sz w:val="18"/>
                        </w:rPr>
                        <w:t xml:space="preserve">Figure </w:t>
                      </w:r>
                      <w:r>
                        <w:rPr>
                          <w:sz w:val="18"/>
                        </w:rPr>
                        <w:t>28</w:t>
                      </w:r>
                      <w:r w:rsidRPr="00C80832">
                        <w:rPr>
                          <w:sz w:val="18"/>
                        </w:rPr>
                        <w:t xml:space="preserve">: </w:t>
                      </w:r>
                      <w:proofErr w:type="spellStart"/>
                      <w:r>
                        <w:rPr>
                          <w:sz w:val="18"/>
                        </w:rPr>
                        <w:t>Tritanopic</w:t>
                      </w:r>
                      <w:proofErr w:type="spellEnd"/>
                      <w:r>
                        <w:rPr>
                          <w:sz w:val="18"/>
                        </w:rPr>
                        <w:t xml:space="preserve"> Screenshot</w:t>
                      </w:r>
                    </w:p>
                  </w:txbxContent>
                </v:textbox>
              </v:shape>
            </w:pict>
          </mc:Fallback>
        </mc:AlternateContent>
      </w:r>
      <w:r>
        <w:rPr>
          <w:rFonts w:cs="Times New Roman"/>
          <w:noProof/>
          <w:color w:val="000000"/>
          <w:lang w:val="en-US"/>
        </w:rPr>
        <mc:AlternateContent>
          <mc:Choice Requires="wps">
            <w:drawing>
              <wp:anchor distT="0" distB="0" distL="114300" distR="114300" simplePos="0" relativeHeight="251756544" behindDoc="0" locked="0" layoutInCell="1" allowOverlap="1" wp14:anchorId="1E45C3A8" wp14:editId="756FBC26">
                <wp:simplePos x="0" y="0"/>
                <wp:positionH relativeFrom="column">
                  <wp:posOffset>2935605</wp:posOffset>
                </wp:positionH>
                <wp:positionV relativeFrom="paragraph">
                  <wp:posOffset>2569210</wp:posOffset>
                </wp:positionV>
                <wp:extent cx="1419860" cy="433070"/>
                <wp:effectExtent l="0" t="0" r="2540" b="0"/>
                <wp:wrapNone/>
                <wp:docPr id="24"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9860" cy="433070"/>
                        </a:xfrm>
                        <a:prstGeom prst="rect">
                          <a:avLst/>
                        </a:prstGeom>
                        <a:solidFill>
                          <a:srgbClr val="FFFFFF"/>
                        </a:solidFill>
                        <a:ln w="9525">
                          <a:solidFill>
                            <a:schemeClr val="bg1">
                              <a:lumMod val="100000"/>
                              <a:lumOff val="0"/>
                            </a:schemeClr>
                          </a:solidFill>
                          <a:miter lim="800000"/>
                          <a:headEnd/>
                          <a:tailEnd/>
                        </a:ln>
                      </wps:spPr>
                      <wps:txbx>
                        <w:txbxContent>
                          <w:p w14:paraId="5C678843" w14:textId="77777777" w:rsidR="00551C67" w:rsidRPr="00C80832" w:rsidRDefault="00551C67" w:rsidP="004A2F18">
                            <w:pPr>
                              <w:jc w:val="center"/>
                              <w:rPr>
                                <w:sz w:val="18"/>
                              </w:rPr>
                            </w:pPr>
                            <w:r w:rsidRPr="00C80832">
                              <w:rPr>
                                <w:sz w:val="18"/>
                              </w:rPr>
                              <w:t xml:space="preserve">Figure </w:t>
                            </w:r>
                            <w:r>
                              <w:rPr>
                                <w:sz w:val="18"/>
                              </w:rPr>
                              <w:t>27</w:t>
                            </w:r>
                            <w:r w:rsidRPr="00C80832">
                              <w:rPr>
                                <w:sz w:val="18"/>
                              </w:rPr>
                              <w:t xml:space="preserve">: </w:t>
                            </w:r>
                            <w:r>
                              <w:rPr>
                                <w:sz w:val="18"/>
                              </w:rPr>
                              <w:t>Deuteranopic Screenshot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45C3A8" id="Text Box 130" o:spid="_x0000_s1051" type="#_x0000_t202" style="position:absolute;margin-left:231.15pt;margin-top:202.3pt;width:111.8pt;height:34.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" strokecolor="white [3212]">
                <v:path arrowok="t"/>
                <v:textbox>
                  <w:txbxContent>
                    <w:p w14:paraId="5C678843" w14:textId="77777777" w:rsidR="00551C67" w:rsidRPr="00C80832" w:rsidRDefault="00551C67" w:rsidP="004A2F18">
                      <w:pPr>
                        <w:jc w:val="center"/>
                        <w:rPr>
                          <w:sz w:val="18"/>
                        </w:rPr>
                      </w:pPr>
                      <w:r w:rsidRPr="00C80832">
                        <w:rPr>
                          <w:sz w:val="18"/>
                        </w:rPr>
                        <w:t xml:space="preserve">Figure </w:t>
                      </w:r>
                      <w:r>
                        <w:rPr>
                          <w:sz w:val="18"/>
                        </w:rPr>
                        <w:t>27</w:t>
                      </w:r>
                      <w:r w:rsidRPr="00C80832">
                        <w:rPr>
                          <w:sz w:val="18"/>
                        </w:rPr>
                        <w:t xml:space="preserve">: </w:t>
                      </w:r>
                      <w:r>
                        <w:rPr>
                          <w:sz w:val="18"/>
                        </w:rPr>
                        <w:t>Deuteranopic Screenshot</w:t>
                      </w:r>
                    </w:p>
                  </w:txbxContent>
                </v:textbox>
              </v:shape>
            </w:pict>
          </mc:Fallback>
        </mc:AlternateContent>
      </w:r>
      <w:r>
        <w:rPr>
          <w:rFonts w:cs="Times New Roman"/>
          <w:noProof/>
          <w:color w:val="000000"/>
          <w:lang w:val="en-US"/>
        </w:rPr>
        <mc:AlternateContent>
          <mc:Choice Requires="wps">
            <w:drawing>
              <wp:anchor distT="0" distB="0" distL="114300" distR="114300" simplePos="0" relativeHeight="251755520" behindDoc="0" locked="0" layoutInCell="1" allowOverlap="1" wp14:anchorId="5A91FFE1" wp14:editId="2E12412B">
                <wp:simplePos x="0" y="0"/>
                <wp:positionH relativeFrom="column">
                  <wp:posOffset>1466850</wp:posOffset>
                </wp:positionH>
                <wp:positionV relativeFrom="paragraph">
                  <wp:posOffset>2569210</wp:posOffset>
                </wp:positionV>
                <wp:extent cx="1298575" cy="433070"/>
                <wp:effectExtent l="0" t="0" r="0" b="0"/>
                <wp:wrapNone/>
                <wp:docPr id="23"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8575" cy="433070"/>
                        </a:xfrm>
                        <a:prstGeom prst="rect">
                          <a:avLst/>
                        </a:prstGeom>
                        <a:solidFill>
                          <a:srgbClr val="FFFFFF"/>
                        </a:solidFill>
                        <a:ln w="9525">
                          <a:solidFill>
                            <a:schemeClr val="bg1">
                              <a:lumMod val="100000"/>
                              <a:lumOff val="0"/>
                            </a:schemeClr>
                          </a:solidFill>
                          <a:miter lim="800000"/>
                          <a:headEnd/>
                          <a:tailEnd/>
                        </a:ln>
                      </wps:spPr>
                      <wps:txbx>
                        <w:txbxContent>
                          <w:p w14:paraId="4E5B61F5" w14:textId="77777777" w:rsidR="00551C67" w:rsidRPr="00C80832" w:rsidRDefault="00551C67" w:rsidP="004A2F18">
                            <w:pPr>
                              <w:jc w:val="center"/>
                              <w:rPr>
                                <w:sz w:val="18"/>
                              </w:rPr>
                            </w:pPr>
                            <w:r w:rsidRPr="00C80832">
                              <w:rPr>
                                <w:sz w:val="18"/>
                              </w:rPr>
                              <w:t xml:space="preserve">Figure </w:t>
                            </w:r>
                            <w:r>
                              <w:rPr>
                                <w:sz w:val="18"/>
                              </w:rPr>
                              <w:t>26</w:t>
                            </w:r>
                            <w:r w:rsidRPr="00C80832">
                              <w:rPr>
                                <w:sz w:val="18"/>
                              </w:rPr>
                              <w:t xml:space="preserve">: </w:t>
                            </w:r>
                            <w:proofErr w:type="spellStart"/>
                            <w:r>
                              <w:rPr>
                                <w:sz w:val="18"/>
                              </w:rPr>
                              <w:t>Protanopic</w:t>
                            </w:r>
                            <w:proofErr w:type="spellEnd"/>
                            <w:r>
                              <w:rPr>
                                <w:sz w:val="18"/>
                              </w:rPr>
                              <w:t xml:space="preserve"> Screenshot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91FFE1" id="Text Box 129" o:spid="_x0000_s1052" type="#_x0000_t202" style="position:absolute;margin-left:115.5pt;margin-top:202.3pt;width:102.25pt;height:34.1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" strokecolor="white [3212]">
                <v:path arrowok="t"/>
                <v:textbox>
                  <w:txbxContent>
                    <w:p w14:paraId="4E5B61F5" w14:textId="77777777" w:rsidR="00551C67" w:rsidRPr="00C80832" w:rsidRDefault="00551C67" w:rsidP="004A2F18">
                      <w:pPr>
                        <w:jc w:val="center"/>
                        <w:rPr>
                          <w:sz w:val="18"/>
                        </w:rPr>
                      </w:pPr>
                      <w:r w:rsidRPr="00C80832">
                        <w:rPr>
                          <w:sz w:val="18"/>
                        </w:rPr>
                        <w:t xml:space="preserve">Figure </w:t>
                      </w:r>
                      <w:r>
                        <w:rPr>
                          <w:sz w:val="18"/>
                        </w:rPr>
                        <w:t>26</w:t>
                      </w:r>
                      <w:r w:rsidRPr="00C80832">
                        <w:rPr>
                          <w:sz w:val="18"/>
                        </w:rPr>
                        <w:t xml:space="preserve">: </w:t>
                      </w:r>
                      <w:proofErr w:type="spellStart"/>
                      <w:r>
                        <w:rPr>
                          <w:sz w:val="18"/>
                        </w:rPr>
                        <w:t>Protanopic</w:t>
                      </w:r>
                      <w:proofErr w:type="spellEnd"/>
                      <w:r>
                        <w:rPr>
                          <w:sz w:val="18"/>
                        </w:rPr>
                        <w:t xml:space="preserve"> Screenshot</w:t>
                      </w:r>
                    </w:p>
                  </w:txbxContent>
                </v:textbox>
              </v:shape>
            </w:pict>
          </mc:Fallback>
        </mc:AlternateContent>
      </w:r>
      <w:r>
        <w:rPr>
          <w:rFonts w:cs="Times New Roman"/>
          <w:noProof/>
          <w:color w:val="000000"/>
          <w:lang w:val="en-US"/>
        </w:rPr>
        <mc:AlternateContent>
          <mc:Choice Requires="wps">
            <w:drawing>
              <wp:anchor distT="0" distB="0" distL="114300" distR="114300" simplePos="0" relativeHeight="251754496" behindDoc="0" locked="0" layoutInCell="1" allowOverlap="1" wp14:anchorId="0D5ACDB7" wp14:editId="6F9296B5">
                <wp:simplePos x="0" y="0"/>
                <wp:positionH relativeFrom="column">
                  <wp:posOffset>-38735</wp:posOffset>
                </wp:positionH>
                <wp:positionV relativeFrom="paragraph">
                  <wp:posOffset>2606040</wp:posOffset>
                </wp:positionV>
                <wp:extent cx="1298575" cy="433070"/>
                <wp:effectExtent l="0" t="0" r="0" b="0"/>
                <wp:wrapNone/>
                <wp:docPr id="22"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98575" cy="433070"/>
                        </a:xfrm>
                        <a:prstGeom prst="rect">
                          <a:avLst/>
                        </a:prstGeom>
                        <a:solidFill>
                          <a:srgbClr val="FFFFFF"/>
                        </a:solidFill>
                        <a:ln w="9525">
                          <a:solidFill>
                            <a:schemeClr val="bg1">
                              <a:lumMod val="100000"/>
                              <a:lumOff val="0"/>
                            </a:schemeClr>
                          </a:solidFill>
                          <a:miter lim="800000"/>
                          <a:headEnd/>
                          <a:tailEnd/>
                        </a:ln>
                      </wps:spPr>
                      <wps:txbx>
                        <w:txbxContent>
                          <w:p w14:paraId="34E77240" w14:textId="77777777" w:rsidR="00551C67" w:rsidRPr="00C80832" w:rsidRDefault="00551C67" w:rsidP="00694E48">
                            <w:pPr>
                              <w:jc w:val="center"/>
                              <w:rPr>
                                <w:sz w:val="18"/>
                              </w:rPr>
                            </w:pPr>
                            <w:r w:rsidRPr="00C80832">
                              <w:rPr>
                                <w:sz w:val="18"/>
                              </w:rPr>
                              <w:t xml:space="preserve">Figure </w:t>
                            </w:r>
                            <w:r>
                              <w:rPr>
                                <w:sz w:val="18"/>
                              </w:rPr>
                              <w:t>25</w:t>
                            </w:r>
                            <w:r w:rsidRPr="00C80832">
                              <w:rPr>
                                <w:sz w:val="18"/>
                              </w:rPr>
                              <w:t xml:space="preserve">: </w:t>
                            </w:r>
                            <w:r>
                              <w:rPr>
                                <w:sz w:val="18"/>
                              </w:rPr>
                              <w:t>Normal Screenshot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5ACDB7" id="Text Box 128" o:spid="_x0000_s1053" type="#_x0000_t202" style="position:absolute;margin-left:-3.05pt;margin-top:205.2pt;width:102.25pt;height:34.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" strokecolor="white [3212]">
                <v:path arrowok="t"/>
                <v:textbox>
                  <w:txbxContent>
                    <w:p w14:paraId="34E77240" w14:textId="77777777" w:rsidR="00551C67" w:rsidRPr="00C80832" w:rsidRDefault="00551C67" w:rsidP="00694E48">
                      <w:pPr>
                        <w:jc w:val="center"/>
                        <w:rPr>
                          <w:sz w:val="18"/>
                        </w:rPr>
                      </w:pPr>
                      <w:r w:rsidRPr="00C80832">
                        <w:rPr>
                          <w:sz w:val="18"/>
                        </w:rPr>
                        <w:t xml:space="preserve">Figure </w:t>
                      </w:r>
                      <w:r>
                        <w:rPr>
                          <w:sz w:val="18"/>
                        </w:rPr>
                        <w:t>25</w:t>
                      </w:r>
                      <w:r w:rsidRPr="00C80832">
                        <w:rPr>
                          <w:sz w:val="18"/>
                        </w:rPr>
                        <w:t xml:space="preserve">: </w:t>
                      </w:r>
                      <w:r>
                        <w:rPr>
                          <w:sz w:val="18"/>
                        </w:rPr>
                        <w:t>Normal Screenshot</w:t>
                      </w:r>
                    </w:p>
                  </w:txbxContent>
                </v:textbox>
              </v:shape>
            </w:pict>
          </mc:Fallback>
        </mc:AlternateContent>
      </w:r>
      <w:r w:rsidR="00D1501C">
        <w:rPr>
          <w:rFonts w:cs="Times New Roman"/>
          <w:noProof/>
          <w:color w:val="000000"/>
          <w:shd w:val="clear" w:color="auto" w:fill="FFFFFF"/>
          <w:lang w:val="en-US"/>
        </w:rPr>
        <w:drawing>
          <wp:inline distT="0" distB="0" distL="0" distR="0" wp14:anchorId="65AC848E" wp14:editId="26661D85">
            <wp:extent cx="1229332" cy="2546431"/>
            <wp:effectExtent l="19050" t="0" r="8918"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srcRect/>
                    <a:stretch>
                      <a:fillRect/>
                    </a:stretch>
                  </pic:blipFill>
                  <pic:spPr bwMode="auto">
                    <a:xfrm>
                      <a:off x="0" y="0"/>
                      <a:ext cx="1230251" cy="2548334"/>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14:anchorId="36873A4E" wp14:editId="7CD484A5">
            <wp:extent cx="1231016" cy="2560256"/>
            <wp:effectExtent l="19050" t="0" r="7234"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
                    <a:srcRect/>
                    <a:stretch>
                      <a:fillRect/>
                    </a:stretch>
                  </pic:blipFill>
                  <pic:spPr bwMode="auto">
                    <a:xfrm>
                      <a:off x="0" y="0"/>
                      <a:ext cx="1231901" cy="2562097"/>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14:anchorId="7FF1A4A0" wp14:editId="74458389">
            <wp:extent cx="1231016" cy="2564151"/>
            <wp:effectExtent l="19050" t="0" r="7234"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1"/>
                    <a:srcRect/>
                    <a:stretch>
                      <a:fillRect/>
                    </a:stretch>
                  </pic:blipFill>
                  <pic:spPr bwMode="auto">
                    <a:xfrm>
                      <a:off x="0" y="0"/>
                      <a:ext cx="1231713" cy="2565603"/>
                    </a:xfrm>
                    <a:prstGeom prst="rect">
                      <a:avLst/>
                    </a:prstGeom>
                    <a:noFill/>
                    <a:ln w="9525">
                      <a:noFill/>
                      <a:miter lim="800000"/>
                      <a:headEnd/>
                      <a:tailEnd/>
                    </a:ln>
                  </pic:spPr>
                </pic:pic>
              </a:graphicData>
            </a:graphic>
          </wp:inline>
        </w:drawing>
      </w:r>
      <w:r w:rsidR="00D1501C">
        <w:rPr>
          <w:rFonts w:cs="Times New Roman"/>
          <w:color w:val="000000"/>
          <w:shd w:val="clear" w:color="auto" w:fill="FFFFFF"/>
        </w:rPr>
        <w:t xml:space="preserve">       </w:t>
      </w:r>
      <w:r w:rsidR="00D1501C">
        <w:rPr>
          <w:rFonts w:cs="Times New Roman"/>
          <w:noProof/>
          <w:color w:val="000000"/>
          <w:shd w:val="clear" w:color="auto" w:fill="FFFFFF"/>
          <w:lang w:val="en-US"/>
        </w:rPr>
        <w:drawing>
          <wp:inline distT="0" distB="0" distL="0" distR="0" wp14:anchorId="29D410E3" wp14:editId="4798A084">
            <wp:extent cx="1202353" cy="2529068"/>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srcRect/>
                    <a:stretch>
                      <a:fillRect/>
                    </a:stretch>
                  </pic:blipFill>
                  <pic:spPr bwMode="auto">
                    <a:xfrm>
                      <a:off x="0" y="0"/>
                      <a:ext cx="1202381" cy="2529127"/>
                    </a:xfrm>
                    <a:prstGeom prst="rect">
                      <a:avLst/>
                    </a:prstGeom>
                    <a:noFill/>
                    <a:ln w="9525">
                      <a:noFill/>
                      <a:miter lim="800000"/>
                      <a:headEnd/>
                      <a:tailEnd/>
                    </a:ln>
                  </pic:spPr>
                </pic:pic>
              </a:graphicData>
            </a:graphic>
          </wp:inline>
        </w:drawing>
      </w:r>
    </w:p>
    <w:p w14:paraId="1334B701" w14:textId="77777777" w:rsidR="003A0C8F" w:rsidRDefault="003A0C8F" w:rsidP="00E74B38">
      <w:pPr>
        <w:rPr>
          <w:rFonts w:cs="Times New Roman"/>
          <w:color w:val="000000"/>
          <w:shd w:val="clear" w:color="auto" w:fill="FFFFFF"/>
        </w:rPr>
      </w:pPr>
    </w:p>
    <w:p w14:paraId="685D548A" w14:textId="77777777" w:rsidR="009F7E38" w:rsidRDefault="00A415BB" w:rsidP="00352D71">
      <w:pPr>
        <w:pStyle w:val="Heading1"/>
        <w:rPr>
          <w:shd w:val="clear" w:color="auto" w:fill="FFFFFF"/>
        </w:rPr>
      </w:pPr>
      <w:bookmarkStart w:id="15" w:name="_Toc35462019"/>
      <w:r>
        <w:rPr>
          <w:shd w:val="clear" w:color="auto" w:fill="FFFFFF"/>
        </w:rPr>
        <w:t>Implementation</w:t>
      </w:r>
      <w:bookmarkEnd w:id="15"/>
    </w:p>
    <w:p w14:paraId="5F811CA9" w14:textId="77777777" w:rsidR="00DC6DFD" w:rsidRPr="00DC6DFD" w:rsidRDefault="00A415BB" w:rsidP="00DC6DFD">
      <w:pPr>
        <w:pStyle w:val="Heading2"/>
      </w:pPr>
      <w:bookmarkStart w:id="16" w:name="_Toc35462020"/>
      <w:r>
        <w:t xml:space="preserve">What was the overall structure/architecture of </w:t>
      </w:r>
      <w:proofErr w:type="spellStart"/>
      <w:r>
        <w:t>Memori</w:t>
      </w:r>
      <w:proofErr w:type="spellEnd"/>
      <w:r>
        <w:t>?</w:t>
      </w:r>
      <w:bookmarkEnd w:id="16"/>
    </w:p>
    <w:p w14:paraId="77356C56" w14:textId="77777777" w:rsidR="00DC6DFD" w:rsidRDefault="006646F6" w:rsidP="00E74B38">
      <w:pPr>
        <w:rPr>
          <w:rFonts w:cs="Times New Roman"/>
          <w:color w:val="000000"/>
          <w:shd w:val="clear" w:color="auto" w:fill="FFFFFF"/>
        </w:rPr>
      </w:pPr>
      <w:r>
        <w:rPr>
          <w:rFonts w:cs="Times New Roman"/>
          <w:color w:val="000000"/>
          <w:shd w:val="clear" w:color="auto" w:fill="FFFFFF"/>
        </w:rPr>
        <w:t xml:space="preserve">The overall structure of </w:t>
      </w:r>
      <w:proofErr w:type="spellStart"/>
      <w:r>
        <w:rPr>
          <w:rFonts w:cs="Times New Roman"/>
          <w:color w:val="000000"/>
          <w:shd w:val="clear" w:color="auto" w:fill="FFFFFF"/>
        </w:rPr>
        <w:t>Memori</w:t>
      </w:r>
      <w:proofErr w:type="spellEnd"/>
      <w:r>
        <w:rPr>
          <w:rFonts w:cs="Times New Roman"/>
          <w:color w:val="000000"/>
          <w:shd w:val="clear" w:color="auto" w:fill="FFFFFF"/>
        </w:rPr>
        <w:t xml:space="preserve"> revolves around the areas of functionality within the app itself. </w:t>
      </w:r>
      <w:r w:rsidR="00AB281E">
        <w:rPr>
          <w:rFonts w:cs="Times New Roman"/>
          <w:color w:val="000000"/>
          <w:shd w:val="clear" w:color="auto" w:fill="FFFFFF"/>
        </w:rPr>
        <w:t xml:space="preserve">I categorised the application into sub-packages each containing classes which are used for a certain aspect of </w:t>
      </w:r>
      <w:proofErr w:type="spellStart"/>
      <w:r w:rsidR="00AB281E">
        <w:rPr>
          <w:rFonts w:cs="Times New Roman"/>
          <w:color w:val="000000"/>
          <w:shd w:val="clear" w:color="auto" w:fill="FFFFFF"/>
        </w:rPr>
        <w:t>Memori</w:t>
      </w:r>
      <w:proofErr w:type="spellEnd"/>
      <w:r w:rsidR="00AB281E">
        <w:rPr>
          <w:rFonts w:cs="Times New Roman"/>
          <w:color w:val="000000"/>
          <w:shd w:val="clear" w:color="auto" w:fill="FFFFFF"/>
        </w:rPr>
        <w:t>. Thi</w:t>
      </w:r>
      <w:r w:rsidR="00DC6DFD">
        <w:rPr>
          <w:rFonts w:cs="Times New Roman"/>
          <w:color w:val="000000"/>
          <w:shd w:val="clear" w:color="auto" w:fill="FFFFFF"/>
        </w:rPr>
        <w:t>s is showcased within [Figure 29</w:t>
      </w:r>
      <w:r w:rsidR="00AB281E">
        <w:rPr>
          <w:rFonts w:cs="Times New Roman"/>
          <w:color w:val="000000"/>
          <w:shd w:val="clear" w:color="auto" w:fill="FFFFFF"/>
        </w:rPr>
        <w:t>]. The organization of these classes helped classify what was required from each section within the application.</w:t>
      </w:r>
    </w:p>
    <w:p w14:paraId="578A237D" w14:textId="77777777" w:rsidR="00AB281E" w:rsidRDefault="004D3245" w:rsidP="00E74B38">
      <w:pPr>
        <w:rPr>
          <w:rFonts w:cs="Times New Roman"/>
          <w:color w:val="000000"/>
          <w:shd w:val="clear" w:color="auto" w:fill="FFFFFF"/>
        </w:rPr>
      </w:pPr>
      <w:ins w:id="17" w:author="Simardeep Saini" w:date="2020-03-19T19:22:00Z">
        <w:r>
          <w:rPr>
            <w:rFonts w:cs="Times New Roman"/>
            <w:color w:val="000000"/>
            <w:shd w:val="clear" w:color="auto" w:fill="FFFFFF"/>
          </w:rPr>
          <w:t>With</w:t>
        </w:r>
      </w:ins>
      <w:del w:id="18" w:author="Simardeep Saini" w:date="2020-03-19T19:22:00Z">
        <w:r w:rsidR="00AB281E" w:rsidDel="004D3245">
          <w:rPr>
            <w:rFonts w:cs="Times New Roman"/>
            <w:color w:val="000000"/>
            <w:shd w:val="clear" w:color="auto" w:fill="FFFFFF"/>
          </w:rPr>
          <w:delText>In</w:delText>
        </w:r>
      </w:del>
      <w:r w:rsidR="00AB281E">
        <w:rPr>
          <w:rFonts w:cs="Times New Roman"/>
          <w:color w:val="000000"/>
          <w:shd w:val="clear" w:color="auto" w:fill="FFFFFF"/>
        </w:rPr>
        <w:t xml:space="preserve"> regards to the architecture of the system, I implemented a combination of the Singleton pattern and Observer pattern. This Singleton pattern was necessary as it involved using a single class (which can be referenced by one of the classes within the Entities sub-package) to help manage its own instance and still be able to manipulate freely throughout the application. This ability to modify itself allowed for an easy implementation of the Observer pattern. </w:t>
      </w:r>
      <w:r w:rsidR="00342C31">
        <w:rPr>
          <w:rFonts w:cs="Times New Roman"/>
          <w:color w:val="000000"/>
          <w:shd w:val="clear" w:color="auto" w:fill="FFFFFF"/>
        </w:rPr>
        <w:t xml:space="preserve">As there is a possibility that there will be several Holidays created, each Holiday must follow a strict structure to </w:t>
      </w:r>
      <w:r w:rsidR="00FF06DD">
        <w:rPr>
          <w:rFonts w:cs="Times New Roman"/>
          <w:color w:val="000000"/>
          <w:shd w:val="clear" w:color="auto" w:fill="FFFFFF"/>
        </w:rPr>
        <w:t>reduce likelihood of runtime errors</w:t>
      </w:r>
      <w:r w:rsidR="00342C31">
        <w:rPr>
          <w:rFonts w:cs="Times New Roman"/>
          <w:color w:val="000000"/>
          <w:shd w:val="clear" w:color="auto" w:fill="FFFFFF"/>
        </w:rPr>
        <w:t xml:space="preserve">. This is key when saving Holidays to a database </w:t>
      </w:r>
      <w:r w:rsidR="00FF06DD">
        <w:rPr>
          <w:rFonts w:cs="Times New Roman"/>
          <w:color w:val="000000"/>
          <w:shd w:val="clear" w:color="auto" w:fill="FFFFFF"/>
        </w:rPr>
        <w:t>as any inconsistencies could cause some more significant errors in the future</w:t>
      </w:r>
      <w:r w:rsidR="00AA5247">
        <w:rPr>
          <w:rFonts w:cs="Times New Roman"/>
          <w:color w:val="000000"/>
          <w:shd w:val="clear" w:color="auto" w:fill="FFFFFF"/>
        </w:rPr>
        <w:t xml:space="preserve">. </w:t>
      </w:r>
    </w:p>
    <w:p w14:paraId="6980632D" w14:textId="77777777" w:rsidR="00352D71" w:rsidRPr="00067A4E" w:rsidRDefault="00A415BB" w:rsidP="00352D71">
      <w:pPr>
        <w:pStyle w:val="Heading2"/>
        <w:rPr>
          <w:shd w:val="clear" w:color="auto" w:fill="FFFFFF"/>
        </w:rPr>
      </w:pPr>
      <w:bookmarkStart w:id="19" w:name="_Toc35462021"/>
      <w:r>
        <w:rPr>
          <w:shd w:val="clear" w:color="auto" w:fill="FFFFFF"/>
        </w:rPr>
        <w:t>Which aspects were difficult to implement and how were they achieved?</w:t>
      </w:r>
      <w:bookmarkEnd w:id="19"/>
    </w:p>
    <w:p w14:paraId="7D699D58" w14:textId="77777777" w:rsidR="00D527FB" w:rsidRDefault="00750021" w:rsidP="00A415BB">
      <w:pPr>
        <w:rPr>
          <w:rFonts w:cs="Times New Roman"/>
          <w:color w:val="000000"/>
          <w:shd w:val="clear" w:color="auto" w:fill="FFFFFF"/>
        </w:rPr>
      </w:pPr>
      <w:r>
        <w:rPr>
          <w:rFonts w:cs="Times New Roman"/>
          <w:color w:val="000000"/>
          <w:shd w:val="clear" w:color="auto" w:fill="FFFFFF"/>
        </w:rPr>
        <w:t xml:space="preserve">A particular aspect which was difficult to implement was </w:t>
      </w:r>
      <w:r w:rsidR="00CD0CC1">
        <w:rPr>
          <w:rFonts w:cs="Times New Roman"/>
          <w:color w:val="000000"/>
          <w:shd w:val="clear" w:color="auto" w:fill="FFFFFF"/>
        </w:rPr>
        <w:t xml:space="preserve">the </w:t>
      </w:r>
      <w:r>
        <w:rPr>
          <w:rFonts w:cs="Times New Roman"/>
          <w:color w:val="000000"/>
          <w:shd w:val="clear" w:color="auto" w:fill="FFFFFF"/>
        </w:rPr>
        <w:t xml:space="preserve">functionality involved to display the map markers within Map </w:t>
      </w:r>
      <w:r w:rsidR="00CD0CC1">
        <w:rPr>
          <w:rFonts w:cs="Times New Roman"/>
          <w:color w:val="000000"/>
          <w:shd w:val="clear" w:color="auto" w:fill="FFFFFF"/>
        </w:rPr>
        <w:t>page</w:t>
      </w:r>
      <w:r>
        <w:rPr>
          <w:rFonts w:cs="Times New Roman"/>
          <w:color w:val="000000"/>
          <w:shd w:val="clear" w:color="auto" w:fill="FFFFFF"/>
        </w:rPr>
        <w:t xml:space="preserve">. </w:t>
      </w:r>
      <w:r w:rsidR="00CD0CC1">
        <w:rPr>
          <w:rFonts w:cs="Times New Roman"/>
          <w:color w:val="000000"/>
          <w:shd w:val="clear" w:color="auto" w:fill="FFFFFF"/>
        </w:rPr>
        <w:t>In</w:t>
      </w:r>
      <w:r w:rsidR="008B1261">
        <w:rPr>
          <w:rFonts w:cs="Times New Roman"/>
          <w:color w:val="000000"/>
          <w:shd w:val="clear" w:color="auto" w:fill="FFFFFF"/>
        </w:rPr>
        <w:t xml:space="preserve"> order to display and edit all the markers shown within the map, </w:t>
      </w:r>
      <w:r w:rsidR="00CD0CC1">
        <w:rPr>
          <w:rFonts w:cs="Times New Roman"/>
          <w:color w:val="000000"/>
          <w:shd w:val="clear" w:color="auto" w:fill="FFFFFF"/>
        </w:rPr>
        <w:t xml:space="preserve">a </w:t>
      </w:r>
      <w:r w:rsidR="00CD0CC1">
        <w:rPr>
          <w:rFonts w:cs="Times New Roman"/>
          <w:color w:val="000000"/>
          <w:shd w:val="clear" w:color="auto" w:fill="FFFFFF"/>
        </w:rPr>
        <w:lastRenderedPageBreak/>
        <w:t>method of</w:t>
      </w:r>
      <w:r w:rsidR="008B1261">
        <w:rPr>
          <w:rFonts w:cs="Times New Roman"/>
          <w:color w:val="000000"/>
          <w:shd w:val="clear" w:color="auto" w:fill="FFFFFF"/>
        </w:rPr>
        <w:t xml:space="preserve"> iteration was required. Each map marker takes several seconds to load</w:t>
      </w:r>
      <w:r w:rsidR="00F95B69">
        <w:rPr>
          <w:rFonts w:cs="Times New Roman"/>
          <w:color w:val="000000"/>
          <w:shd w:val="clear" w:color="auto" w:fill="FFFFFF"/>
        </w:rPr>
        <w:t xml:space="preserve"> and display</w:t>
      </w:r>
      <w:r w:rsidR="008B1261">
        <w:rPr>
          <w:rFonts w:cs="Times New Roman"/>
          <w:color w:val="000000"/>
          <w:shd w:val="clear" w:color="auto" w:fill="FFFFFF"/>
        </w:rPr>
        <w:t>, however if a for/while loop was used then the system would add a marker before it was ready</w:t>
      </w:r>
      <w:r w:rsidR="00CD0CC1">
        <w:rPr>
          <w:rFonts w:cs="Times New Roman"/>
          <w:color w:val="000000"/>
          <w:shd w:val="clear" w:color="auto" w:fill="FFFFFF"/>
        </w:rPr>
        <w:t>. This caused</w:t>
      </w:r>
      <w:r w:rsidR="008B1261">
        <w:rPr>
          <w:rFonts w:cs="Times New Roman"/>
          <w:color w:val="000000"/>
          <w:shd w:val="clear" w:color="auto" w:fill="FFFFFF"/>
        </w:rPr>
        <w:t xml:space="preserve"> </w:t>
      </w:r>
      <w:r w:rsidR="00CD0CC1">
        <w:rPr>
          <w:rFonts w:cs="Times New Roman"/>
          <w:color w:val="000000"/>
          <w:shd w:val="clear" w:color="auto" w:fill="FFFFFF"/>
        </w:rPr>
        <w:t>null reference exception error</w:t>
      </w:r>
      <w:r w:rsidR="00D527FB">
        <w:rPr>
          <w:rFonts w:cs="Times New Roman"/>
          <w:color w:val="000000"/>
          <w:shd w:val="clear" w:color="auto" w:fill="FFFFFF"/>
        </w:rPr>
        <w:t xml:space="preserve"> at </w:t>
      </w:r>
      <w:r w:rsidR="008B1261">
        <w:rPr>
          <w:rFonts w:cs="Times New Roman"/>
          <w:color w:val="000000"/>
          <w:shd w:val="clear" w:color="auto" w:fill="FFFFFF"/>
        </w:rPr>
        <w:t>runtime.</w:t>
      </w:r>
      <w:r w:rsidR="00D527FB">
        <w:rPr>
          <w:rFonts w:cs="Times New Roman"/>
          <w:color w:val="000000"/>
          <w:shd w:val="clear" w:color="auto" w:fill="FFFFFF"/>
        </w:rPr>
        <w:t xml:space="preserve"> In order to overcome this, I used recursion to help ‘slow’ down the system and correctly display the current marker before moving to the next. This is shown in the following images, or further viewed within the MapFragment.java class within the directory </w:t>
      </w:r>
      <w:r w:rsidR="001C6A10">
        <w:rPr>
          <w:rFonts w:cs="Times New Roman"/>
          <w:color w:val="000000"/>
          <w:shd w:val="clear" w:color="auto" w:fill="FFFFFF"/>
        </w:rPr>
        <w:t>‘</w:t>
      </w:r>
      <w:r w:rsidR="001C6A10" w:rsidRPr="001C6A10">
        <w:rPr>
          <w:rFonts w:cs="Times New Roman"/>
          <w:color w:val="000000"/>
          <w:shd w:val="clear" w:color="auto" w:fill="FFFFFF"/>
        </w:rPr>
        <w:t>app\</w:t>
      </w:r>
      <w:proofErr w:type="spellStart"/>
      <w:r w:rsidR="001C6A10" w:rsidRPr="001C6A10">
        <w:rPr>
          <w:rFonts w:cs="Times New Roman"/>
          <w:color w:val="000000"/>
          <w:shd w:val="clear" w:color="auto" w:fill="FFFFFF"/>
        </w:rPr>
        <w:t>src</w:t>
      </w:r>
      <w:proofErr w:type="spellEnd"/>
      <w:r w:rsidR="001C6A10" w:rsidRPr="001C6A10">
        <w:rPr>
          <w:rFonts w:cs="Times New Roman"/>
          <w:color w:val="000000"/>
          <w:shd w:val="clear" w:color="auto" w:fill="FFFFFF"/>
        </w:rPr>
        <w:t>\main\java\com\example\</w:t>
      </w:r>
      <w:proofErr w:type="spellStart"/>
      <w:r w:rsidR="001C6A10" w:rsidRPr="001C6A10">
        <w:rPr>
          <w:rFonts w:cs="Times New Roman"/>
          <w:color w:val="000000"/>
          <w:shd w:val="clear" w:color="auto" w:fill="FFFFFF"/>
        </w:rPr>
        <w:t>memori</w:t>
      </w:r>
      <w:proofErr w:type="spellEnd"/>
      <w:r w:rsidR="001C6A10" w:rsidRPr="001C6A10">
        <w:rPr>
          <w:rFonts w:cs="Times New Roman"/>
          <w:color w:val="000000"/>
          <w:shd w:val="clear" w:color="auto" w:fill="FFFFFF"/>
        </w:rPr>
        <w:t>\</w:t>
      </w:r>
      <w:proofErr w:type="spellStart"/>
      <w:r w:rsidR="001C6A10" w:rsidRPr="001C6A10">
        <w:rPr>
          <w:rFonts w:cs="Times New Roman"/>
          <w:color w:val="000000"/>
          <w:shd w:val="clear" w:color="auto" w:fill="FFFFFF"/>
        </w:rPr>
        <w:t>ui</w:t>
      </w:r>
      <w:proofErr w:type="spellEnd"/>
      <w:r w:rsidR="001C6A10" w:rsidRPr="001C6A10">
        <w:rPr>
          <w:rFonts w:cs="Times New Roman"/>
          <w:color w:val="000000"/>
          <w:shd w:val="clear" w:color="auto" w:fill="FFFFFF"/>
        </w:rPr>
        <w:t>\map</w:t>
      </w:r>
      <w:r w:rsidR="001C6A10">
        <w:rPr>
          <w:rFonts w:cs="Times New Roman"/>
          <w:color w:val="000000"/>
          <w:shd w:val="clear" w:color="auto" w:fill="FFFFFF"/>
        </w:rPr>
        <w:t>’ of the application:</w:t>
      </w:r>
    </w:p>
    <w:p w14:paraId="57C63DAA" w14:textId="77777777" w:rsidR="00D527FB" w:rsidRDefault="0099202F" w:rsidP="00A415BB">
      <w:pPr>
        <w:rPr>
          <w:rFonts w:cs="Times New Roman"/>
          <w:noProof/>
          <w:color w:val="000000"/>
          <w:shd w:val="clear" w:color="auto" w:fill="FFFFFF"/>
          <w:lang w:val="en-US"/>
        </w:rPr>
      </w:pPr>
      <w:r>
        <w:rPr>
          <w:rFonts w:cs="Times New Roman"/>
          <w:noProof/>
          <w:color w:val="000000"/>
          <w:lang w:val="en-US"/>
        </w:rPr>
        <mc:AlternateContent>
          <mc:Choice Requires="wps">
            <w:drawing>
              <wp:anchor distT="0" distB="0" distL="114300" distR="114300" simplePos="0" relativeHeight="251692032" behindDoc="0" locked="0" layoutInCell="1" allowOverlap="1" wp14:anchorId="4552CFCE" wp14:editId="14FAE23D">
                <wp:simplePos x="0" y="0"/>
                <wp:positionH relativeFrom="column">
                  <wp:posOffset>1661160</wp:posOffset>
                </wp:positionH>
                <wp:positionV relativeFrom="paragraph">
                  <wp:posOffset>1031875</wp:posOffset>
                </wp:positionV>
                <wp:extent cx="2320290" cy="667385"/>
                <wp:effectExtent l="25400" t="0" r="3810" b="43815"/>
                <wp:wrapNone/>
                <wp:docPr id="21"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320290" cy="667385"/>
                        </a:xfrm>
                        <a:prstGeom prst="straightConnector1">
                          <a:avLst/>
                        </a:prstGeom>
                        <a:noFill/>
                        <a:ln w="9525">
                          <a:solidFill>
                            <a:schemeClr val="bg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A8446C" id="_x0000_t32" coordsize="21600,21600" o:spt="32" o:oned="t" path="m,l21600,21600e" filled="f">
                <v:path arrowok="t" fillok="f" o:connecttype="none"/>
                <o:lock v:ext="edit" shapetype="t"/>
              </v:shapetype>
              <v:shape id="AutoShape 65" o:spid="_x0000_s1026" type="#_x0000_t32" style="position:absolute;margin-left:130.8pt;margin-top:81.25pt;width:182.7pt;height:52.5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" strokecolor="#7f7f7f [1612]">
                <v:stroke endarrow="block"/>
                <o:lock v:ext="edit" shapetype="f"/>
              </v:shape>
            </w:pict>
          </mc:Fallback>
        </mc:AlternateContent>
      </w:r>
      <w:r>
        <w:rPr>
          <w:rFonts w:cs="Times New Roman"/>
          <w:noProof/>
          <w:color w:val="000000"/>
          <w:shd w:val="clear" w:color="auto" w:fill="FFFFFF"/>
          <w:lang w:eastAsia="zh-TW"/>
        </w:rPr>
        <mc:AlternateContent>
          <mc:Choice Requires="wps">
            <w:drawing>
              <wp:anchor distT="0" distB="0" distL="114300" distR="114300" simplePos="0" relativeHeight="251685888" behindDoc="0" locked="0" layoutInCell="1" allowOverlap="1" wp14:anchorId="77C5EDD0" wp14:editId="7F41327B">
                <wp:simplePos x="0" y="0"/>
                <wp:positionH relativeFrom="column">
                  <wp:posOffset>3981450</wp:posOffset>
                </wp:positionH>
                <wp:positionV relativeFrom="paragraph">
                  <wp:posOffset>549275</wp:posOffset>
                </wp:positionV>
                <wp:extent cx="2118360" cy="1014730"/>
                <wp:effectExtent l="0" t="0" r="2540" b="1270"/>
                <wp:wrapNone/>
                <wp:docPr id="2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8360" cy="1014730"/>
                        </a:xfrm>
                        <a:prstGeom prst="rect">
                          <a:avLst/>
                        </a:prstGeom>
                        <a:solidFill>
                          <a:srgbClr val="FFFFFF"/>
                        </a:solidFill>
                        <a:ln w="9525">
                          <a:solidFill>
                            <a:srgbClr val="000000"/>
                          </a:solidFill>
                          <a:miter lim="800000"/>
                          <a:headEnd/>
                          <a:tailEnd/>
                        </a:ln>
                      </wps:spPr>
                      <wps:txbx>
                        <w:txbxContent>
                          <w:p w14:paraId="3DBA74B6" w14:textId="77777777" w:rsidR="00551C67" w:rsidRDefault="00551C67">
                            <w:r>
                              <w:t xml:space="preserve">This is where the method is first called from. The </w:t>
                            </w:r>
                            <w:proofErr w:type="spellStart"/>
                            <w:proofErr w:type="gramStart"/>
                            <w:r>
                              <w:t>onMapReady</w:t>
                            </w:r>
                            <w:proofErr w:type="spellEnd"/>
                            <w:r w:rsidR="00095F07">
                              <w:t>(</w:t>
                            </w:r>
                            <w:proofErr w:type="gramEnd"/>
                            <w:r w:rsidR="00095F07">
                              <w:t>)</w:t>
                            </w:r>
                            <w:r>
                              <w:t xml:space="preserve"> method is called when the Map fragment is ready within the Map page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C5EDD0" id="Text Box 58" o:spid="_x0000_s1054" type="#_x0000_t202" style="position:absolute;margin-left:313.5pt;margin-top:43.25pt;width:166.8pt;height:79.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">
                <v:path arrowok="t"/>
                <v:textbox>
                  <w:txbxContent>
                    <w:p w14:paraId="3DBA74B6" w14:textId="77777777" w:rsidR="00551C67" w:rsidRDefault="00551C67">
                      <w:r>
                        <w:t xml:space="preserve">This is where the method is first called from. The </w:t>
                      </w:r>
                      <w:proofErr w:type="spellStart"/>
                      <w:proofErr w:type="gramStart"/>
                      <w:r>
                        <w:t>onMapReady</w:t>
                      </w:r>
                      <w:proofErr w:type="spellEnd"/>
                      <w:r w:rsidR="00095F07">
                        <w:t>(</w:t>
                      </w:r>
                      <w:proofErr w:type="gramEnd"/>
                      <w:r w:rsidR="00095F07">
                        <w:t>)</w:t>
                      </w:r>
                      <w:r>
                        <w:t xml:space="preserve"> method is called when the Map fragment is ready within the Map page</w:t>
                      </w:r>
                    </w:p>
                  </w:txbxContent>
                </v:textbox>
              </v:shape>
            </w:pict>
          </mc:Fallback>
        </mc:AlternateContent>
      </w:r>
      <w:r w:rsidR="00D527FB" w:rsidRPr="00D527FB">
        <w:rPr>
          <w:rFonts w:cs="Times New Roman"/>
          <w:noProof/>
          <w:color w:val="000000"/>
          <w:shd w:val="clear" w:color="auto" w:fill="FFFFFF"/>
          <w:lang w:val="en-US"/>
        </w:rPr>
        <w:t xml:space="preserve"> </w:t>
      </w:r>
      <w:r w:rsidR="00D527FB">
        <w:rPr>
          <w:rFonts w:cs="Times New Roman"/>
          <w:noProof/>
          <w:color w:val="000000"/>
          <w:shd w:val="clear" w:color="auto" w:fill="FFFFFF"/>
          <w:lang w:val="en-US"/>
        </w:rPr>
        <w:drawing>
          <wp:inline distT="0" distB="0" distL="0" distR="0" wp14:anchorId="033A8482" wp14:editId="76FA3163">
            <wp:extent cx="3187134" cy="21670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srcRect/>
                    <a:stretch>
                      <a:fillRect/>
                    </a:stretch>
                  </pic:blipFill>
                  <pic:spPr bwMode="auto">
                    <a:xfrm>
                      <a:off x="0" y="0"/>
                      <a:ext cx="3191564" cy="2170087"/>
                    </a:xfrm>
                    <a:prstGeom prst="rect">
                      <a:avLst/>
                    </a:prstGeom>
                    <a:noFill/>
                    <a:ln w="9525">
                      <a:noFill/>
                      <a:miter lim="800000"/>
                      <a:headEnd/>
                      <a:tailEnd/>
                    </a:ln>
                  </pic:spPr>
                </pic:pic>
              </a:graphicData>
            </a:graphic>
          </wp:inline>
        </w:drawing>
      </w:r>
    </w:p>
    <w:p w14:paraId="6B3896F8" w14:textId="77777777" w:rsidR="00DC6DFD" w:rsidRDefault="00DC6DFD" w:rsidP="00A415BB">
      <w:pPr>
        <w:rPr>
          <w:rFonts w:cs="Times New Roman"/>
          <w:color w:val="000000"/>
          <w:shd w:val="clear" w:color="auto" w:fill="FFFFFF"/>
        </w:rPr>
      </w:pPr>
    </w:p>
    <w:p w14:paraId="75049DBA" w14:textId="77777777" w:rsidR="00A322A8" w:rsidRDefault="00A322A8" w:rsidP="00A415BB">
      <w:pPr>
        <w:rPr>
          <w:rFonts w:cs="Times New Roman"/>
          <w:color w:val="000000"/>
          <w:shd w:val="clear" w:color="auto" w:fill="FFFFFF"/>
        </w:rPr>
      </w:pPr>
    </w:p>
    <w:p w14:paraId="4D23EFAA" w14:textId="77777777" w:rsidR="00A322A8" w:rsidRDefault="00A322A8" w:rsidP="00A415BB">
      <w:pPr>
        <w:rPr>
          <w:rFonts w:cs="Times New Roman"/>
          <w:color w:val="000000"/>
          <w:shd w:val="clear" w:color="auto" w:fill="FFFFFF"/>
        </w:rPr>
      </w:pPr>
    </w:p>
    <w:p w14:paraId="76AE39C7" w14:textId="77777777" w:rsidR="00D527FB" w:rsidRDefault="0099202F" w:rsidP="00A415BB">
      <w:pPr>
        <w:rPr>
          <w:rFonts w:cs="Times New Roman"/>
          <w:color w:val="000000"/>
          <w:shd w:val="clear" w:color="auto" w:fill="FFFFFF"/>
        </w:rPr>
      </w:pPr>
      <w:r>
        <w:rPr>
          <w:rFonts w:cs="Times New Roman"/>
          <w:noProof/>
          <w:color w:val="000000"/>
          <w:lang w:val="en-US"/>
        </w:rPr>
        <mc:AlternateContent>
          <mc:Choice Requires="wps">
            <w:drawing>
              <wp:anchor distT="0" distB="0" distL="114300" distR="114300" simplePos="0" relativeHeight="251694080" behindDoc="0" locked="0" layoutInCell="1" allowOverlap="1" wp14:anchorId="77458BB7" wp14:editId="420DD9DA">
                <wp:simplePos x="0" y="0"/>
                <wp:positionH relativeFrom="column">
                  <wp:posOffset>1661160</wp:posOffset>
                </wp:positionH>
                <wp:positionV relativeFrom="paragraph">
                  <wp:posOffset>2233930</wp:posOffset>
                </wp:positionV>
                <wp:extent cx="2433955" cy="434340"/>
                <wp:effectExtent l="12700" t="50800" r="4445" b="10160"/>
                <wp:wrapNone/>
                <wp:docPr id="19"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433955" cy="434340"/>
                        </a:xfrm>
                        <a:prstGeom prst="straightConnector1">
                          <a:avLst/>
                        </a:prstGeom>
                        <a:noFill/>
                        <a:ln w="9525">
                          <a:solidFill>
                            <a:schemeClr val="bg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975808" id="AutoShape 68" o:spid="_x0000_s1026" type="#_x0000_t32" style="position:absolute;margin-left:130.8pt;margin-top:175.9pt;width:191.65pt;height:34.2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" strokecolor="#7f7f7f [1612]">
                <v:stroke endarrow="block"/>
                <o:lock v:ext="edit" shapetype="f"/>
              </v:shape>
            </w:pict>
          </mc:Fallback>
        </mc:AlternateContent>
      </w:r>
      <w:r>
        <w:rPr>
          <w:rFonts w:cs="Times New Roman"/>
          <w:noProof/>
          <w:color w:val="000000"/>
          <w:lang w:val="en-US"/>
        </w:rPr>
        <mc:AlternateContent>
          <mc:Choice Requires="wps">
            <w:drawing>
              <wp:anchor distT="0" distB="0" distL="114300" distR="114300" simplePos="0" relativeHeight="251691008" behindDoc="0" locked="0" layoutInCell="1" allowOverlap="1" wp14:anchorId="286B491A" wp14:editId="36E03A2B">
                <wp:simplePos x="0" y="0"/>
                <wp:positionH relativeFrom="column">
                  <wp:posOffset>1238250</wp:posOffset>
                </wp:positionH>
                <wp:positionV relativeFrom="paragraph">
                  <wp:posOffset>364490</wp:posOffset>
                </wp:positionV>
                <wp:extent cx="2856865" cy="17780"/>
                <wp:effectExtent l="25400" t="63500" r="0" b="45720"/>
                <wp:wrapNone/>
                <wp:docPr id="18"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856865" cy="17780"/>
                        </a:xfrm>
                        <a:prstGeom prst="straightConnector1">
                          <a:avLst/>
                        </a:prstGeom>
                        <a:noFill/>
                        <a:ln w="9525">
                          <a:solidFill>
                            <a:schemeClr val="bg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2A0244" id="AutoShape 64" o:spid="_x0000_s1026" type="#_x0000_t32" style="position:absolute;margin-left:97.5pt;margin-top:28.7pt;width:224.95pt;height:1.4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" strokecolor="#7f7f7f [1612]">
                <v:stroke endarrow="block"/>
                <o:lock v:ext="edit" shapetype="f"/>
              </v:shape>
            </w:pict>
          </mc:Fallback>
        </mc:AlternateContent>
      </w:r>
      <w:r>
        <w:rPr>
          <w:rFonts w:cs="Times New Roman"/>
          <w:noProof/>
          <w:color w:val="000000"/>
          <w:lang w:val="en-US"/>
        </w:rPr>
        <mc:AlternateContent>
          <mc:Choice Requires="wps">
            <w:drawing>
              <wp:anchor distT="0" distB="0" distL="114300" distR="114300" simplePos="0" relativeHeight="251687936" behindDoc="0" locked="0" layoutInCell="1" allowOverlap="1" wp14:anchorId="532467A6" wp14:editId="36A937F4">
                <wp:simplePos x="0" y="0"/>
                <wp:positionH relativeFrom="column">
                  <wp:posOffset>4095115</wp:posOffset>
                </wp:positionH>
                <wp:positionV relativeFrom="paragraph">
                  <wp:posOffset>167640</wp:posOffset>
                </wp:positionV>
                <wp:extent cx="2118360" cy="474980"/>
                <wp:effectExtent l="0" t="0" r="2540" b="0"/>
                <wp:wrapNone/>
                <wp:docPr id="1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8360" cy="474980"/>
                        </a:xfrm>
                        <a:prstGeom prst="rect">
                          <a:avLst/>
                        </a:prstGeom>
                        <a:solidFill>
                          <a:srgbClr val="FFFFFF"/>
                        </a:solidFill>
                        <a:ln w="9525">
                          <a:solidFill>
                            <a:srgbClr val="000000"/>
                          </a:solidFill>
                          <a:miter lim="800000"/>
                          <a:headEnd/>
                          <a:tailEnd/>
                        </a:ln>
                      </wps:spPr>
                      <wps:txbx>
                        <w:txbxContent>
                          <w:p w14:paraId="14DE686B" w14:textId="77777777" w:rsidR="00551C67" w:rsidRDefault="00551C67" w:rsidP="00D527FB">
                            <w:r>
                              <w:t>This acts as an iterator which will iterate through the array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2467A6" id="Text Box 60" o:spid="_x0000_s1055" type="#_x0000_t202" style="position:absolute;margin-left:322.45pt;margin-top:13.2pt;width:166.8pt;height:37.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">
                <v:path arrowok="t"/>
                <v:textbox>
                  <w:txbxContent>
                    <w:p w14:paraId="14DE686B" w14:textId="77777777" w:rsidR="00551C67" w:rsidRDefault="00551C67" w:rsidP="00D527FB">
                      <w:r>
                        <w:t>This acts as an iterator which will iterate through the array</w:t>
                      </w:r>
                    </w:p>
                  </w:txbxContent>
                </v:textbox>
              </v:shape>
            </w:pict>
          </mc:Fallback>
        </mc:AlternateContent>
      </w:r>
      <w:r>
        <w:rPr>
          <w:rFonts w:cs="Times New Roman"/>
          <w:noProof/>
          <w:color w:val="000000"/>
          <w:lang w:val="en-US"/>
        </w:rPr>
        <mc:AlternateContent>
          <mc:Choice Requires="wps">
            <w:drawing>
              <wp:anchor distT="0" distB="0" distL="114300" distR="114300" simplePos="0" relativeHeight="251689984" behindDoc="0" locked="0" layoutInCell="1" allowOverlap="1" wp14:anchorId="14D44DA8" wp14:editId="2FB3DA7B">
                <wp:simplePos x="0" y="0"/>
                <wp:positionH relativeFrom="column">
                  <wp:posOffset>4095115</wp:posOffset>
                </wp:positionH>
                <wp:positionV relativeFrom="paragraph">
                  <wp:posOffset>2118360</wp:posOffset>
                </wp:positionV>
                <wp:extent cx="2118360" cy="816610"/>
                <wp:effectExtent l="0" t="0" r="2540" b="0"/>
                <wp:wrapNone/>
                <wp:docPr id="1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8360" cy="816610"/>
                        </a:xfrm>
                        <a:prstGeom prst="rect">
                          <a:avLst/>
                        </a:prstGeom>
                        <a:solidFill>
                          <a:srgbClr val="FFFFFF"/>
                        </a:solidFill>
                        <a:ln w="9525">
                          <a:solidFill>
                            <a:srgbClr val="000000"/>
                          </a:solidFill>
                          <a:miter lim="800000"/>
                          <a:headEnd/>
                          <a:tailEnd/>
                        </a:ln>
                      </wps:spPr>
                      <wps:txbx>
                        <w:txbxContent>
                          <w:p w14:paraId="64DA4783" w14:textId="77777777" w:rsidR="00551C67" w:rsidRDefault="00551C67" w:rsidP="00D527FB">
                            <w:r>
                              <w:t>This is where the recursion occurs, in addition to the changes to the iterator to ensure the next item is used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D44DA8" id="Text Box 62" o:spid="_x0000_s1056" type="#_x0000_t202" style="position:absolute;margin-left:322.45pt;margin-top:166.8pt;width:166.8pt;height:64.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">
                <v:path arrowok="t"/>
                <v:textbox>
                  <w:txbxContent>
                    <w:p w14:paraId="64DA4783" w14:textId="77777777" w:rsidR="00551C67" w:rsidRDefault="00551C67" w:rsidP="00D527FB">
                      <w:r>
                        <w:t>This is where the recursion occurs, in addition to the changes to the iterator to ensure the next item is used</w:t>
                      </w:r>
                    </w:p>
                  </w:txbxContent>
                </v:textbox>
              </v:shape>
            </w:pict>
          </mc:Fallback>
        </mc:AlternateContent>
      </w:r>
      <w:r>
        <w:rPr>
          <w:rFonts w:cs="Times New Roman"/>
          <w:noProof/>
          <w:color w:val="000000"/>
          <w:lang w:val="en-US"/>
        </w:rPr>
        <mc:AlternateContent>
          <mc:Choice Requires="wps">
            <w:drawing>
              <wp:anchor distT="0" distB="0" distL="114300" distR="114300" simplePos="0" relativeHeight="251693056" behindDoc="0" locked="0" layoutInCell="1" allowOverlap="1" wp14:anchorId="21D18038" wp14:editId="7D30AE85">
                <wp:simplePos x="0" y="0"/>
                <wp:positionH relativeFrom="column">
                  <wp:posOffset>2800985</wp:posOffset>
                </wp:positionH>
                <wp:positionV relativeFrom="paragraph">
                  <wp:posOffset>1383030</wp:posOffset>
                </wp:positionV>
                <wp:extent cx="1294130" cy="607695"/>
                <wp:effectExtent l="25400" t="0" r="1270" b="27305"/>
                <wp:wrapNone/>
                <wp:docPr id="15"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294130" cy="607695"/>
                        </a:xfrm>
                        <a:prstGeom prst="straightConnector1">
                          <a:avLst/>
                        </a:prstGeom>
                        <a:noFill/>
                        <a:ln w="9525">
                          <a:solidFill>
                            <a:schemeClr val="bg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45E44D" id="AutoShape 66" o:spid="_x0000_s1026" type="#_x0000_t32" style="position:absolute;margin-left:220.55pt;margin-top:108.9pt;width:101.9pt;height:47.8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" strokecolor="#7f7f7f [1612]">
                <v:stroke endarrow="block"/>
                <o:lock v:ext="edit" shapetype="f"/>
              </v:shape>
            </w:pict>
          </mc:Fallback>
        </mc:AlternateContent>
      </w:r>
      <w:r>
        <w:rPr>
          <w:rFonts w:cs="Times New Roman"/>
          <w:noProof/>
          <w:color w:val="000000"/>
          <w:lang w:val="en-US"/>
        </w:rPr>
        <mc:AlternateContent>
          <mc:Choice Requires="wps">
            <w:drawing>
              <wp:anchor distT="0" distB="0" distL="114300" distR="114300" simplePos="0" relativeHeight="251688960" behindDoc="0" locked="0" layoutInCell="1" allowOverlap="1" wp14:anchorId="4FA41DC6" wp14:editId="66171FB3">
                <wp:simplePos x="0" y="0"/>
                <wp:positionH relativeFrom="column">
                  <wp:posOffset>4095115</wp:posOffset>
                </wp:positionH>
                <wp:positionV relativeFrom="paragraph">
                  <wp:posOffset>949325</wp:posOffset>
                </wp:positionV>
                <wp:extent cx="2118360" cy="816610"/>
                <wp:effectExtent l="0" t="0" r="2540" b="0"/>
                <wp:wrapNone/>
                <wp:docPr id="1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8360" cy="816610"/>
                        </a:xfrm>
                        <a:prstGeom prst="rect">
                          <a:avLst/>
                        </a:prstGeom>
                        <a:solidFill>
                          <a:srgbClr val="FFFFFF"/>
                        </a:solidFill>
                        <a:ln w="9525">
                          <a:solidFill>
                            <a:srgbClr val="000000"/>
                          </a:solidFill>
                          <a:miter lim="800000"/>
                          <a:headEnd/>
                          <a:tailEnd/>
                        </a:ln>
                      </wps:spPr>
                      <wps:txbx>
                        <w:txbxContent>
                          <w:p w14:paraId="1A20774B" w14:textId="77777777" w:rsidR="00551C67" w:rsidRDefault="00551C67" w:rsidP="00D527FB">
                            <w:r>
                              <w:t>This line calls another method which draws the marker onto the map. This line occurs too fast within normal loops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A41DC6" id="Text Box 61" o:spid="_x0000_s1057" type="#_x0000_t202" style="position:absolute;margin-left:322.45pt;margin-top:74.75pt;width:166.8pt;height:6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">
                <v:path arrowok="t"/>
                <v:textbox>
                  <w:txbxContent>
                    <w:p w14:paraId="1A20774B" w14:textId="77777777" w:rsidR="00551C67" w:rsidRDefault="00551C67" w:rsidP="00D527FB">
                      <w:r>
                        <w:t>This line calls another method which draws the marker onto the map. This line occurs too fast within normal loops</w:t>
                      </w:r>
                    </w:p>
                  </w:txbxContent>
                </v:textbox>
              </v:shape>
            </w:pict>
          </mc:Fallback>
        </mc:AlternateContent>
      </w:r>
      <w:r w:rsidR="00D527FB">
        <w:rPr>
          <w:rFonts w:cs="Times New Roman"/>
          <w:noProof/>
          <w:color w:val="000000"/>
          <w:shd w:val="clear" w:color="auto" w:fill="FFFFFF"/>
          <w:lang w:val="en-US"/>
        </w:rPr>
        <w:drawing>
          <wp:inline distT="0" distB="0" distL="0" distR="0" wp14:anchorId="20281003" wp14:editId="3BFB11D7">
            <wp:extent cx="3215144" cy="3165676"/>
            <wp:effectExtent l="19050" t="0" r="4306"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4"/>
                    <a:srcRect/>
                    <a:stretch>
                      <a:fillRect/>
                    </a:stretch>
                  </pic:blipFill>
                  <pic:spPr bwMode="auto">
                    <a:xfrm>
                      <a:off x="0" y="0"/>
                      <a:ext cx="3215144" cy="3165676"/>
                    </a:xfrm>
                    <a:prstGeom prst="rect">
                      <a:avLst/>
                    </a:prstGeom>
                    <a:noFill/>
                    <a:ln w="9525">
                      <a:noFill/>
                      <a:miter lim="800000"/>
                      <a:headEnd/>
                      <a:tailEnd/>
                    </a:ln>
                  </pic:spPr>
                </pic:pic>
              </a:graphicData>
            </a:graphic>
          </wp:inline>
        </w:drawing>
      </w:r>
    </w:p>
    <w:p w14:paraId="14EB6C26" w14:textId="77777777" w:rsidR="00080863" w:rsidRDefault="0099202F" w:rsidP="00A415BB">
      <w:pPr>
        <w:rPr>
          <w:rFonts w:cs="Times New Roman"/>
          <w:color w:val="000000"/>
          <w:shd w:val="clear" w:color="auto" w:fill="FFFFFF"/>
        </w:rPr>
      </w:pPr>
      <w:r>
        <w:rPr>
          <w:rFonts w:cs="Times New Roman"/>
          <w:noProof/>
          <w:color w:val="000000"/>
          <w:lang w:val="en-US"/>
        </w:rPr>
        <w:lastRenderedPageBreak/>
        <mc:AlternateContent>
          <mc:Choice Requires="wps">
            <w:drawing>
              <wp:anchor distT="0" distB="0" distL="114300" distR="114300" simplePos="0" relativeHeight="251697152" behindDoc="0" locked="0" layoutInCell="1" allowOverlap="1" wp14:anchorId="29E83B46" wp14:editId="4D36C1EC">
                <wp:simplePos x="0" y="0"/>
                <wp:positionH relativeFrom="column">
                  <wp:posOffset>4095115</wp:posOffset>
                </wp:positionH>
                <wp:positionV relativeFrom="paragraph">
                  <wp:posOffset>1163955</wp:posOffset>
                </wp:positionV>
                <wp:extent cx="2118360" cy="636905"/>
                <wp:effectExtent l="0" t="0" r="2540" b="0"/>
                <wp:wrapNone/>
                <wp:docPr id="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8360" cy="636905"/>
                        </a:xfrm>
                        <a:prstGeom prst="rect">
                          <a:avLst/>
                        </a:prstGeom>
                        <a:solidFill>
                          <a:srgbClr val="FFFFFF"/>
                        </a:solidFill>
                        <a:ln w="9525">
                          <a:solidFill>
                            <a:srgbClr val="000000"/>
                          </a:solidFill>
                          <a:miter lim="800000"/>
                          <a:headEnd/>
                          <a:tailEnd/>
                        </a:ln>
                      </wps:spPr>
                      <wps:txbx>
                        <w:txbxContent>
                          <w:p w14:paraId="497094BA" w14:textId="77777777" w:rsidR="00551C67" w:rsidRDefault="00551C67" w:rsidP="008E32B5">
                            <w:r>
                              <w:t>This enhanced for loop will traverse through each image to find its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E83B46" id="Text Box 70" o:spid="_x0000_s1058" type="#_x0000_t202" style="position:absolute;margin-left:322.45pt;margin-top:91.65pt;width:166.8pt;height:5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">
                <v:path arrowok="t"/>
                <v:textbox>
                  <w:txbxContent>
                    <w:p w14:paraId="497094BA" w14:textId="77777777" w:rsidR="00551C67" w:rsidRDefault="00551C67" w:rsidP="008E32B5">
                      <w:r>
                        <w:t>This enhanced for loop will traverse through each image to find its date</w:t>
                      </w:r>
                    </w:p>
                  </w:txbxContent>
                </v:textbox>
              </v:shape>
            </w:pict>
          </mc:Fallback>
        </mc:AlternateContent>
      </w:r>
      <w:r w:rsidR="008E32B5">
        <w:rPr>
          <w:rFonts w:cs="Times New Roman"/>
          <w:noProof/>
          <w:color w:val="000000"/>
          <w:lang w:val="en-US"/>
        </w:rPr>
        <w:drawing>
          <wp:anchor distT="0" distB="0" distL="114300" distR="114300" simplePos="0" relativeHeight="251696128" behindDoc="1" locked="0" layoutInCell="1" allowOverlap="1" wp14:anchorId="48BA5E3D" wp14:editId="30BE2C64">
            <wp:simplePos x="0" y="0"/>
            <wp:positionH relativeFrom="column">
              <wp:posOffset>-259080</wp:posOffset>
            </wp:positionH>
            <wp:positionV relativeFrom="paragraph">
              <wp:posOffset>1237615</wp:posOffset>
            </wp:positionV>
            <wp:extent cx="4060825" cy="4253230"/>
            <wp:effectExtent l="19050" t="0" r="0" b="0"/>
            <wp:wrapTight wrapText="bothSides">
              <wp:wrapPolygon edited="0">
                <wp:start x="-101" y="0"/>
                <wp:lineTo x="-101" y="21477"/>
                <wp:lineTo x="21583" y="21477"/>
                <wp:lineTo x="21583" y="0"/>
                <wp:lineTo x="-101"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5"/>
                    <a:srcRect/>
                    <a:stretch>
                      <a:fillRect/>
                    </a:stretch>
                  </pic:blipFill>
                  <pic:spPr bwMode="auto">
                    <a:xfrm>
                      <a:off x="0" y="0"/>
                      <a:ext cx="4060825" cy="4253230"/>
                    </a:xfrm>
                    <a:prstGeom prst="rect">
                      <a:avLst/>
                    </a:prstGeom>
                    <a:noFill/>
                    <a:ln w="9525">
                      <a:noFill/>
                      <a:miter lim="800000"/>
                      <a:headEnd/>
                      <a:tailEnd/>
                    </a:ln>
                  </pic:spPr>
                </pic:pic>
              </a:graphicData>
            </a:graphic>
          </wp:anchor>
        </w:drawing>
      </w:r>
      <w:r w:rsidR="00080863">
        <w:rPr>
          <w:rFonts w:cs="Times New Roman"/>
          <w:color w:val="000000"/>
          <w:shd w:val="clear" w:color="auto" w:fill="FFFFFF"/>
        </w:rPr>
        <w:t xml:space="preserve">Another aspect which was particularly difficult to implement was the </w:t>
      </w:r>
      <w:r w:rsidR="008E32B5">
        <w:rPr>
          <w:rFonts w:cs="Times New Roman"/>
          <w:color w:val="000000"/>
          <w:shd w:val="clear" w:color="auto" w:fill="FFFFFF"/>
        </w:rPr>
        <w:t>sort</w:t>
      </w:r>
      <w:r w:rsidR="00080863">
        <w:rPr>
          <w:rFonts w:cs="Times New Roman"/>
          <w:color w:val="000000"/>
          <w:shd w:val="clear" w:color="auto" w:fill="FFFFFF"/>
        </w:rPr>
        <w:t xml:space="preserve"> </w:t>
      </w:r>
      <w:r w:rsidR="00A322A8">
        <w:rPr>
          <w:rFonts w:cs="Times New Roman"/>
          <w:color w:val="000000"/>
          <w:shd w:val="clear" w:color="auto" w:fill="FFFFFF"/>
        </w:rPr>
        <w:t>function</w:t>
      </w:r>
      <w:r w:rsidR="00080863">
        <w:rPr>
          <w:rFonts w:cs="Times New Roman"/>
          <w:color w:val="000000"/>
          <w:shd w:val="clear" w:color="auto" w:fill="FFFFFF"/>
        </w:rPr>
        <w:t xml:space="preserve"> for the images within the Gallery. The main cause of this was the number of different fields that the user could </w:t>
      </w:r>
      <w:r w:rsidR="008E32B5">
        <w:rPr>
          <w:rFonts w:cs="Times New Roman"/>
          <w:color w:val="000000"/>
          <w:shd w:val="clear" w:color="auto" w:fill="FFFFFF"/>
        </w:rPr>
        <w:t>sort</w:t>
      </w:r>
      <w:r w:rsidR="00A322A8">
        <w:rPr>
          <w:rFonts w:cs="Times New Roman"/>
          <w:color w:val="000000"/>
          <w:shd w:val="clear" w:color="auto" w:fill="FFFFFF"/>
        </w:rPr>
        <w:t xml:space="preserve"> by; this</w:t>
      </w:r>
      <w:r w:rsidR="00080863">
        <w:rPr>
          <w:rFonts w:cs="Times New Roman"/>
          <w:color w:val="000000"/>
          <w:shd w:val="clear" w:color="auto" w:fill="FFFFFF"/>
        </w:rPr>
        <w:t xml:space="preserve"> involved implement</w:t>
      </w:r>
      <w:r w:rsidR="008E32B5">
        <w:rPr>
          <w:rFonts w:cs="Times New Roman"/>
          <w:color w:val="000000"/>
          <w:shd w:val="clear" w:color="auto" w:fill="FFFFFF"/>
        </w:rPr>
        <w:t>ing a unique method of sorting for each field</w:t>
      </w:r>
      <w:r w:rsidR="00080863">
        <w:rPr>
          <w:rFonts w:cs="Times New Roman"/>
          <w:color w:val="000000"/>
          <w:shd w:val="clear" w:color="auto" w:fill="FFFFFF"/>
        </w:rPr>
        <w:t>. Below is a</w:t>
      </w:r>
      <w:r w:rsidR="008E32B5">
        <w:rPr>
          <w:rFonts w:cs="Times New Roman"/>
          <w:color w:val="000000"/>
          <w:shd w:val="clear" w:color="auto" w:fill="FFFFFF"/>
        </w:rPr>
        <w:t>n extract of the code which was developed to sort the im</w:t>
      </w:r>
      <w:r w:rsidR="00A322A8">
        <w:rPr>
          <w:rFonts w:cs="Times New Roman"/>
          <w:color w:val="000000"/>
          <w:shd w:val="clear" w:color="auto" w:fill="FFFFFF"/>
        </w:rPr>
        <w:t xml:space="preserve">ages in the order of old to new, which can be </w:t>
      </w:r>
      <w:r w:rsidR="008E32B5">
        <w:rPr>
          <w:rFonts w:cs="Times New Roman"/>
          <w:color w:val="000000"/>
          <w:shd w:val="clear" w:color="auto" w:fill="FFFFFF"/>
        </w:rPr>
        <w:t>found within the GalleryFragment.java file within the following directory, ‘</w:t>
      </w:r>
      <w:r w:rsidR="008E32B5" w:rsidRPr="008E32B5">
        <w:rPr>
          <w:rFonts w:cs="Times New Roman"/>
          <w:color w:val="000000"/>
          <w:shd w:val="clear" w:color="auto" w:fill="FFFFFF"/>
        </w:rPr>
        <w:t>app\</w:t>
      </w:r>
      <w:proofErr w:type="spellStart"/>
      <w:r w:rsidR="008E32B5" w:rsidRPr="008E32B5">
        <w:rPr>
          <w:rFonts w:cs="Times New Roman"/>
          <w:color w:val="000000"/>
          <w:shd w:val="clear" w:color="auto" w:fill="FFFFFF"/>
        </w:rPr>
        <w:t>src</w:t>
      </w:r>
      <w:proofErr w:type="spellEnd"/>
      <w:r w:rsidR="008E32B5" w:rsidRPr="008E32B5">
        <w:rPr>
          <w:rFonts w:cs="Times New Roman"/>
          <w:color w:val="000000"/>
          <w:shd w:val="clear" w:color="auto" w:fill="FFFFFF"/>
        </w:rPr>
        <w:t>\main\java\com\example\</w:t>
      </w:r>
      <w:proofErr w:type="spellStart"/>
      <w:r w:rsidR="008E32B5" w:rsidRPr="008E32B5">
        <w:rPr>
          <w:rFonts w:cs="Times New Roman"/>
          <w:color w:val="000000"/>
          <w:shd w:val="clear" w:color="auto" w:fill="FFFFFF"/>
        </w:rPr>
        <w:t>memori</w:t>
      </w:r>
      <w:proofErr w:type="spellEnd"/>
      <w:r w:rsidR="008E32B5" w:rsidRPr="008E32B5">
        <w:rPr>
          <w:rFonts w:cs="Times New Roman"/>
          <w:color w:val="000000"/>
          <w:shd w:val="clear" w:color="auto" w:fill="FFFFFF"/>
        </w:rPr>
        <w:t>\</w:t>
      </w:r>
      <w:proofErr w:type="spellStart"/>
      <w:r w:rsidR="008E32B5" w:rsidRPr="008E32B5">
        <w:rPr>
          <w:rFonts w:cs="Times New Roman"/>
          <w:color w:val="000000"/>
          <w:shd w:val="clear" w:color="auto" w:fill="FFFFFF"/>
        </w:rPr>
        <w:t>ui</w:t>
      </w:r>
      <w:proofErr w:type="spellEnd"/>
      <w:r w:rsidR="008E32B5" w:rsidRPr="008E32B5">
        <w:rPr>
          <w:rFonts w:cs="Times New Roman"/>
          <w:color w:val="000000"/>
          <w:shd w:val="clear" w:color="auto" w:fill="FFFFFF"/>
        </w:rPr>
        <w:t>\gallery</w:t>
      </w:r>
      <w:r w:rsidR="008E32B5">
        <w:rPr>
          <w:rFonts w:cs="Times New Roman"/>
          <w:color w:val="000000"/>
          <w:shd w:val="clear" w:color="auto" w:fill="FFFFFF"/>
        </w:rPr>
        <w:t>’.</w:t>
      </w:r>
    </w:p>
    <w:p w14:paraId="26A0B42A" w14:textId="77777777" w:rsidR="008E32B5" w:rsidRDefault="0099202F" w:rsidP="00A415BB">
      <w:pPr>
        <w:rPr>
          <w:rFonts w:cs="Times New Roman"/>
          <w:color w:val="000000"/>
          <w:shd w:val="clear" w:color="auto" w:fill="FFFFFF"/>
        </w:rPr>
      </w:pPr>
      <w:r>
        <w:rPr>
          <w:rFonts w:cs="Times New Roman"/>
          <w:noProof/>
          <w:color w:val="000000"/>
          <w:lang w:val="en-US"/>
        </w:rPr>
        <mc:AlternateContent>
          <mc:Choice Requires="wps">
            <w:drawing>
              <wp:anchor distT="0" distB="0" distL="114300" distR="114300" simplePos="0" relativeHeight="251703296" behindDoc="0" locked="0" layoutInCell="1" allowOverlap="1" wp14:anchorId="0AB9D731" wp14:editId="168124A2">
                <wp:simplePos x="0" y="0"/>
                <wp:positionH relativeFrom="column">
                  <wp:posOffset>-1851660</wp:posOffset>
                </wp:positionH>
                <wp:positionV relativeFrom="paragraph">
                  <wp:posOffset>251460</wp:posOffset>
                </wp:positionV>
                <wp:extent cx="2040255" cy="786765"/>
                <wp:effectExtent l="25400" t="0" r="4445" b="38735"/>
                <wp:wrapNone/>
                <wp:docPr id="12"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040255" cy="786765"/>
                        </a:xfrm>
                        <a:prstGeom prst="straightConnector1">
                          <a:avLst/>
                        </a:prstGeom>
                        <a:noFill/>
                        <a:ln w="9525">
                          <a:solidFill>
                            <a:schemeClr val="bg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24A593" id="AutoShape 76" o:spid="_x0000_s1026" type="#_x0000_t32" style="position:absolute;margin-left:-145.8pt;margin-top:19.8pt;width:160.65pt;height:61.9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" strokecolor="#7f7f7f [1612]">
                <v:stroke endarrow="block"/>
                <o:lock v:ext="edit" shapetype="f"/>
              </v:shape>
            </w:pict>
          </mc:Fallback>
        </mc:AlternateContent>
      </w:r>
      <w:r>
        <w:rPr>
          <w:rFonts w:cs="Times New Roman"/>
          <w:noProof/>
          <w:color w:val="000000"/>
          <w:lang w:val="en-US"/>
        </w:rPr>
        <mc:AlternateContent>
          <mc:Choice Requires="wps">
            <w:drawing>
              <wp:anchor distT="0" distB="0" distL="114300" distR="114300" simplePos="0" relativeHeight="251695104" behindDoc="0" locked="0" layoutInCell="1" allowOverlap="1" wp14:anchorId="7367064F" wp14:editId="5269EC06">
                <wp:simplePos x="0" y="0"/>
                <wp:positionH relativeFrom="column">
                  <wp:posOffset>4247515</wp:posOffset>
                </wp:positionH>
                <wp:positionV relativeFrom="paragraph">
                  <wp:posOffset>42545</wp:posOffset>
                </wp:positionV>
                <wp:extent cx="2118360" cy="474980"/>
                <wp:effectExtent l="0" t="0" r="2540" b="0"/>
                <wp:wrapNone/>
                <wp:docPr id="1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8360" cy="474980"/>
                        </a:xfrm>
                        <a:prstGeom prst="rect">
                          <a:avLst/>
                        </a:prstGeom>
                        <a:solidFill>
                          <a:srgbClr val="FFFFFF"/>
                        </a:solidFill>
                        <a:ln w="9525">
                          <a:solidFill>
                            <a:srgbClr val="000000"/>
                          </a:solidFill>
                          <a:miter lim="800000"/>
                          <a:headEnd/>
                          <a:tailEnd/>
                        </a:ln>
                      </wps:spPr>
                      <wps:txbx>
                        <w:txbxContent>
                          <w:p w14:paraId="3617618D" w14:textId="77777777" w:rsidR="00551C67" w:rsidRDefault="00551C67" w:rsidP="008E32B5">
                            <w:r>
                              <w:t>This acts as an iterator which will iterate through the array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67064F" id="Text Box 69" o:spid="_x0000_s1059" type="#_x0000_t202" style="position:absolute;margin-left:334.45pt;margin-top:3.35pt;width:166.8pt;height:37.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">
                <v:path arrowok="t"/>
                <v:textbox>
                  <w:txbxContent>
                    <w:p w14:paraId="3617618D" w14:textId="77777777" w:rsidR="00551C67" w:rsidRDefault="00551C67" w:rsidP="008E32B5">
                      <w:r>
                        <w:t>This acts as an iterator which will iterate through the array</w:t>
                      </w:r>
                    </w:p>
                  </w:txbxContent>
                </v:textbox>
              </v:shape>
            </w:pict>
          </mc:Fallback>
        </mc:AlternateContent>
      </w:r>
    </w:p>
    <w:p w14:paraId="7E2C783C" w14:textId="77777777" w:rsidR="00A415BB" w:rsidRDefault="008B1261" w:rsidP="00A415BB">
      <w:pPr>
        <w:rPr>
          <w:rFonts w:cs="Times New Roman"/>
          <w:color w:val="000000"/>
          <w:shd w:val="clear" w:color="auto" w:fill="FFFFFF"/>
        </w:rPr>
      </w:pPr>
      <w:r>
        <w:rPr>
          <w:rFonts w:cs="Times New Roman"/>
          <w:color w:val="000000"/>
          <w:shd w:val="clear" w:color="auto" w:fill="FFFFFF"/>
        </w:rPr>
        <w:t xml:space="preserve"> </w:t>
      </w:r>
    </w:p>
    <w:p w14:paraId="0B0D92DB" w14:textId="77777777" w:rsidR="008E32B5" w:rsidRDefault="0099202F" w:rsidP="00A415BB">
      <w:pPr>
        <w:rPr>
          <w:rFonts w:cs="Times New Roman"/>
          <w:color w:val="000000"/>
          <w:shd w:val="clear" w:color="auto" w:fill="FFFFFF"/>
        </w:rPr>
      </w:pPr>
      <w:r>
        <w:rPr>
          <w:rFonts w:cs="Times New Roman"/>
          <w:noProof/>
          <w:color w:val="000000"/>
          <w:lang w:val="en-US"/>
        </w:rPr>
        <mc:AlternateContent>
          <mc:Choice Requires="wps">
            <w:drawing>
              <wp:anchor distT="0" distB="0" distL="114300" distR="114300" simplePos="0" relativeHeight="251698176" behindDoc="0" locked="0" layoutInCell="1" allowOverlap="1" wp14:anchorId="44908E9A" wp14:editId="78BB7D6A">
                <wp:simplePos x="0" y="0"/>
                <wp:positionH relativeFrom="column">
                  <wp:posOffset>182880</wp:posOffset>
                </wp:positionH>
                <wp:positionV relativeFrom="paragraph">
                  <wp:posOffset>63500</wp:posOffset>
                </wp:positionV>
                <wp:extent cx="2118360" cy="819785"/>
                <wp:effectExtent l="0" t="0" r="2540" b="5715"/>
                <wp:wrapNone/>
                <wp:docPr id="10"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8360" cy="819785"/>
                        </a:xfrm>
                        <a:prstGeom prst="rect">
                          <a:avLst/>
                        </a:prstGeom>
                        <a:solidFill>
                          <a:srgbClr val="FFFFFF"/>
                        </a:solidFill>
                        <a:ln w="9525">
                          <a:solidFill>
                            <a:srgbClr val="000000"/>
                          </a:solidFill>
                          <a:miter lim="800000"/>
                          <a:headEnd/>
                          <a:tailEnd/>
                        </a:ln>
                      </wps:spPr>
                      <wps:txbx>
                        <w:txbxContent>
                          <w:p w14:paraId="1B1795B2" w14:textId="77777777" w:rsidR="00551C67" w:rsidRDefault="00551C67" w:rsidP="008E32B5">
                            <w:r>
                              <w:t>This section uses string manipulation to extracts the date from the Image database table and creates a new Calendar object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4908E9A" id="Text Box 71" o:spid="_x0000_s1060" type="#_x0000_t202" style="position:absolute;margin-left:14.4pt;margin-top:5pt;width:166.8pt;height:64.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">
                <v:path arrowok="t"/>
                <v:textbox>
                  <w:txbxContent>
                    <w:p w14:paraId="1B1795B2" w14:textId="77777777" w:rsidR="00551C67" w:rsidRDefault="00551C67" w:rsidP="008E32B5">
                      <w:r>
                        <w:t>This section uses string manipulation to extracts the date from the Image database table and creates a new Calendar object</w:t>
                      </w:r>
                    </w:p>
                  </w:txbxContent>
                </v:textbox>
              </v:shape>
            </w:pict>
          </mc:Fallback>
        </mc:AlternateContent>
      </w:r>
    </w:p>
    <w:p w14:paraId="22C7952E" w14:textId="77777777" w:rsidR="008E32B5" w:rsidRDefault="0099202F" w:rsidP="00A415BB">
      <w:pPr>
        <w:rPr>
          <w:rFonts w:cs="Times New Roman"/>
          <w:color w:val="000000"/>
          <w:shd w:val="clear" w:color="auto" w:fill="FFFFFF"/>
        </w:rPr>
      </w:pPr>
      <w:r>
        <w:rPr>
          <w:rFonts w:cs="Times New Roman"/>
          <w:noProof/>
          <w:color w:val="000000"/>
          <w:lang w:val="en-US"/>
        </w:rPr>
        <mc:AlternateContent>
          <mc:Choice Requires="wps">
            <w:drawing>
              <wp:anchor distT="0" distB="0" distL="114300" distR="114300" simplePos="0" relativeHeight="251704320" behindDoc="0" locked="0" layoutInCell="1" allowOverlap="1" wp14:anchorId="4BC732AF" wp14:editId="33F0420F">
                <wp:simplePos x="0" y="0"/>
                <wp:positionH relativeFrom="column">
                  <wp:posOffset>-728980</wp:posOffset>
                </wp:positionH>
                <wp:positionV relativeFrom="paragraph">
                  <wp:posOffset>154940</wp:posOffset>
                </wp:positionV>
                <wp:extent cx="917575" cy="416560"/>
                <wp:effectExtent l="25400" t="0" r="0" b="27940"/>
                <wp:wrapNone/>
                <wp:docPr id="9"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17575" cy="416560"/>
                        </a:xfrm>
                        <a:prstGeom prst="straightConnector1">
                          <a:avLst/>
                        </a:prstGeom>
                        <a:noFill/>
                        <a:ln w="9525">
                          <a:solidFill>
                            <a:schemeClr val="bg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9AC5D" id="AutoShape 77" o:spid="_x0000_s1026" type="#_x0000_t32" style="position:absolute;margin-left:-57.4pt;margin-top:12.2pt;width:72.25pt;height:32.8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" strokecolor="#7f7f7f [1612]">
                <v:stroke endarrow="block"/>
                <o:lock v:ext="edit" shapetype="f"/>
              </v:shape>
            </w:pict>
          </mc:Fallback>
        </mc:AlternateContent>
      </w:r>
    </w:p>
    <w:p w14:paraId="5DB2D356" w14:textId="77777777" w:rsidR="008E32B5" w:rsidRDefault="008E32B5" w:rsidP="00A415BB">
      <w:pPr>
        <w:rPr>
          <w:rFonts w:cs="Times New Roman"/>
          <w:color w:val="000000"/>
          <w:shd w:val="clear" w:color="auto" w:fill="FFFFFF"/>
        </w:rPr>
      </w:pPr>
    </w:p>
    <w:p w14:paraId="30626AFA" w14:textId="77777777" w:rsidR="008E32B5" w:rsidRDefault="0099202F" w:rsidP="00A415BB">
      <w:pPr>
        <w:rPr>
          <w:rFonts w:cs="Times New Roman"/>
          <w:color w:val="000000"/>
          <w:shd w:val="clear" w:color="auto" w:fill="FFFFFF"/>
        </w:rPr>
      </w:pPr>
      <w:r>
        <w:rPr>
          <w:rFonts w:cs="Times New Roman"/>
          <w:noProof/>
          <w:color w:val="000000"/>
          <w:lang w:val="en-US"/>
        </w:rPr>
        <mc:AlternateContent>
          <mc:Choice Requires="wps">
            <w:drawing>
              <wp:anchor distT="0" distB="0" distL="114300" distR="114300" simplePos="0" relativeHeight="251701248" behindDoc="0" locked="0" layoutInCell="1" allowOverlap="1" wp14:anchorId="2323152A" wp14:editId="13EFAC53">
                <wp:simplePos x="0" y="0"/>
                <wp:positionH relativeFrom="column">
                  <wp:posOffset>182880</wp:posOffset>
                </wp:positionH>
                <wp:positionV relativeFrom="paragraph">
                  <wp:posOffset>104775</wp:posOffset>
                </wp:positionV>
                <wp:extent cx="2118360" cy="1215390"/>
                <wp:effectExtent l="0" t="0" r="2540" b="3810"/>
                <wp:wrapNone/>
                <wp:docPr id="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8360" cy="1215390"/>
                        </a:xfrm>
                        <a:prstGeom prst="rect">
                          <a:avLst/>
                        </a:prstGeom>
                        <a:solidFill>
                          <a:srgbClr val="FFFFFF"/>
                        </a:solidFill>
                        <a:ln w="9525">
                          <a:solidFill>
                            <a:srgbClr val="000000"/>
                          </a:solidFill>
                          <a:miter lim="800000"/>
                          <a:headEnd/>
                          <a:tailEnd/>
                        </a:ln>
                      </wps:spPr>
                      <wps:txbx>
                        <w:txbxContent>
                          <w:p w14:paraId="2AF9CA2E" w14:textId="77777777" w:rsidR="00551C67" w:rsidRDefault="00551C67" w:rsidP="008E32B5">
                            <w:r>
                              <w:t xml:space="preserve">These 2 lines of code add the newly created date object to an </w:t>
                            </w:r>
                            <w:proofErr w:type="spellStart"/>
                            <w:r>
                              <w:t>ArrayList</w:t>
                            </w:r>
                            <w:proofErr w:type="spellEnd"/>
                            <w:r>
                              <w:t xml:space="preserve"> to get sorted. And </w:t>
                            </w:r>
                            <w:proofErr w:type="gramStart"/>
                            <w:r>
                              <w:t>also</w:t>
                            </w:r>
                            <w:proofErr w:type="gramEnd"/>
                            <w:r>
                              <w:t xml:space="preserve"> a </w:t>
                            </w:r>
                            <w:proofErr w:type="spellStart"/>
                            <w:r>
                              <w:t>Hashmap</w:t>
                            </w:r>
                            <w:proofErr w:type="spellEnd"/>
                            <w:r>
                              <w:t xml:space="preserve"> to ensure that the original image can be obtained via the date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23152A" id="Text Box 74" o:spid="_x0000_s1061" type="#_x0000_t202" style="position:absolute;margin-left:14.4pt;margin-top:8.25pt;width:166.8pt;height:9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">
                <v:path arrowok="t"/>
                <v:textbox>
                  <w:txbxContent>
                    <w:p w14:paraId="2AF9CA2E" w14:textId="77777777" w:rsidR="00551C67" w:rsidRDefault="00551C67" w:rsidP="008E32B5">
                      <w:r>
                        <w:t xml:space="preserve">These 2 lines of code add the newly created date object to an </w:t>
                      </w:r>
                      <w:proofErr w:type="spellStart"/>
                      <w:r>
                        <w:t>ArrayList</w:t>
                      </w:r>
                      <w:proofErr w:type="spellEnd"/>
                      <w:r>
                        <w:t xml:space="preserve"> to get sorted. And </w:t>
                      </w:r>
                      <w:proofErr w:type="gramStart"/>
                      <w:r>
                        <w:t>also</w:t>
                      </w:r>
                      <w:proofErr w:type="gramEnd"/>
                      <w:r>
                        <w:t xml:space="preserve"> a </w:t>
                      </w:r>
                      <w:proofErr w:type="spellStart"/>
                      <w:r>
                        <w:t>Hashmap</w:t>
                      </w:r>
                      <w:proofErr w:type="spellEnd"/>
                      <w:r>
                        <w:t xml:space="preserve"> to ensure that the original image can be obtained via the date</w:t>
                      </w:r>
                    </w:p>
                  </w:txbxContent>
                </v:textbox>
              </v:shape>
            </w:pict>
          </mc:Fallback>
        </mc:AlternateContent>
      </w:r>
    </w:p>
    <w:p w14:paraId="4AAEBF67" w14:textId="77777777" w:rsidR="008E32B5" w:rsidRDefault="008E32B5" w:rsidP="00A415BB">
      <w:pPr>
        <w:rPr>
          <w:rFonts w:cs="Times New Roman"/>
          <w:color w:val="000000"/>
          <w:shd w:val="clear" w:color="auto" w:fill="FFFFFF"/>
        </w:rPr>
      </w:pPr>
    </w:p>
    <w:p w14:paraId="2CF1B04E" w14:textId="77777777" w:rsidR="008E32B5" w:rsidRDefault="0099202F" w:rsidP="00A415BB">
      <w:pPr>
        <w:rPr>
          <w:rFonts w:cs="Times New Roman"/>
          <w:color w:val="000000"/>
          <w:shd w:val="clear" w:color="auto" w:fill="FFFFFF"/>
        </w:rPr>
      </w:pPr>
      <w:r>
        <w:rPr>
          <w:rFonts w:cs="Times New Roman"/>
          <w:noProof/>
          <w:color w:val="000000"/>
          <w:lang w:val="en-US"/>
        </w:rPr>
        <mc:AlternateContent>
          <mc:Choice Requires="wps">
            <w:drawing>
              <wp:anchor distT="0" distB="0" distL="114300" distR="114300" simplePos="0" relativeHeight="251705344" behindDoc="0" locked="0" layoutInCell="1" allowOverlap="1" wp14:anchorId="6CB2AB3D" wp14:editId="1D60411E">
                <wp:simplePos x="0" y="0"/>
                <wp:positionH relativeFrom="column">
                  <wp:posOffset>-1631950</wp:posOffset>
                </wp:positionH>
                <wp:positionV relativeFrom="paragraph">
                  <wp:posOffset>106680</wp:posOffset>
                </wp:positionV>
                <wp:extent cx="1814830" cy="109855"/>
                <wp:effectExtent l="25400" t="0" r="1270" b="55245"/>
                <wp:wrapNone/>
                <wp:docPr id="7"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814830" cy="109855"/>
                        </a:xfrm>
                        <a:prstGeom prst="straightConnector1">
                          <a:avLst/>
                        </a:prstGeom>
                        <a:noFill/>
                        <a:ln w="9525">
                          <a:solidFill>
                            <a:schemeClr val="bg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C1F462" id="AutoShape 78" o:spid="_x0000_s1026" type="#_x0000_t32" style="position:absolute;margin-left:-128.5pt;margin-top:8.4pt;width:142.9pt;height:8.6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" strokecolor="#7f7f7f [1612]">
                <v:stroke endarrow="block"/>
                <o:lock v:ext="edit" shapetype="f"/>
              </v:shape>
            </w:pict>
          </mc:Fallback>
        </mc:AlternateContent>
      </w:r>
    </w:p>
    <w:p w14:paraId="4F056AAA" w14:textId="77777777" w:rsidR="008E32B5" w:rsidRDefault="008E32B5" w:rsidP="00A415BB">
      <w:pPr>
        <w:rPr>
          <w:rFonts w:cs="Times New Roman"/>
          <w:color w:val="000000"/>
          <w:shd w:val="clear" w:color="auto" w:fill="FFFFFF"/>
        </w:rPr>
      </w:pPr>
    </w:p>
    <w:p w14:paraId="1DD9DCCB" w14:textId="77777777" w:rsidR="008E32B5" w:rsidRDefault="0099202F" w:rsidP="00A415BB">
      <w:pPr>
        <w:rPr>
          <w:rFonts w:cs="Times New Roman"/>
          <w:color w:val="000000"/>
          <w:shd w:val="clear" w:color="auto" w:fill="FFFFFF"/>
        </w:rPr>
      </w:pPr>
      <w:r>
        <w:rPr>
          <w:rFonts w:cs="Times New Roman"/>
          <w:noProof/>
          <w:color w:val="000000"/>
          <w:lang w:val="en-US"/>
        </w:rPr>
        <mc:AlternateContent>
          <mc:Choice Requires="wps">
            <w:drawing>
              <wp:anchor distT="0" distB="0" distL="114300" distR="114300" simplePos="0" relativeHeight="251706368" behindDoc="0" locked="0" layoutInCell="1" allowOverlap="1" wp14:anchorId="10AEDC6A" wp14:editId="1F4A910C">
                <wp:simplePos x="0" y="0"/>
                <wp:positionH relativeFrom="column">
                  <wp:posOffset>-1788160</wp:posOffset>
                </wp:positionH>
                <wp:positionV relativeFrom="paragraph">
                  <wp:posOffset>137160</wp:posOffset>
                </wp:positionV>
                <wp:extent cx="1976755" cy="288925"/>
                <wp:effectExtent l="12700" t="50800" r="4445" b="3175"/>
                <wp:wrapNone/>
                <wp:docPr id="6"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976755" cy="288925"/>
                        </a:xfrm>
                        <a:prstGeom prst="straightConnector1">
                          <a:avLst/>
                        </a:prstGeom>
                        <a:noFill/>
                        <a:ln w="9525">
                          <a:solidFill>
                            <a:schemeClr val="bg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2BD15" id="AutoShape 79" o:spid="_x0000_s1026" type="#_x0000_t32" style="position:absolute;margin-left:-140.8pt;margin-top:10.8pt;width:155.65pt;height:22.7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" strokecolor="#7f7f7f [1612]">
                <v:stroke endarrow="block"/>
                <o:lock v:ext="edit" shapetype="f"/>
              </v:shape>
            </w:pict>
          </mc:Fallback>
        </mc:AlternateContent>
      </w:r>
      <w:r>
        <w:rPr>
          <w:rFonts w:cs="Times New Roman"/>
          <w:noProof/>
          <w:color w:val="000000"/>
          <w:lang w:val="en-US"/>
        </w:rPr>
        <mc:AlternateContent>
          <mc:Choice Requires="wps">
            <w:drawing>
              <wp:anchor distT="0" distB="0" distL="114300" distR="114300" simplePos="0" relativeHeight="251700224" behindDoc="0" locked="0" layoutInCell="1" allowOverlap="1" wp14:anchorId="0AAB383A" wp14:editId="6598CBC1">
                <wp:simplePos x="0" y="0"/>
                <wp:positionH relativeFrom="column">
                  <wp:posOffset>188595</wp:posOffset>
                </wp:positionH>
                <wp:positionV relativeFrom="paragraph">
                  <wp:posOffset>177165</wp:posOffset>
                </wp:positionV>
                <wp:extent cx="2118360" cy="457835"/>
                <wp:effectExtent l="0" t="0" r="2540" b="0"/>
                <wp:wrapNone/>
                <wp:docPr id="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8360" cy="457835"/>
                        </a:xfrm>
                        <a:prstGeom prst="rect">
                          <a:avLst/>
                        </a:prstGeom>
                        <a:solidFill>
                          <a:srgbClr val="FFFFFF"/>
                        </a:solidFill>
                        <a:ln w="9525">
                          <a:solidFill>
                            <a:srgbClr val="000000"/>
                          </a:solidFill>
                          <a:miter lim="800000"/>
                          <a:headEnd/>
                          <a:tailEnd/>
                        </a:ln>
                      </wps:spPr>
                      <wps:txbx>
                        <w:txbxContent>
                          <w:p w14:paraId="3DFD104F" w14:textId="77777777" w:rsidR="00551C67" w:rsidRDefault="00551C67" w:rsidP="008E32B5">
                            <w:r>
                              <w:t>This line sorts the dates from old to new accordingly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AAB383A" id="Text Box 73" o:spid="_x0000_s1062" type="#_x0000_t202" style="position:absolute;margin-left:14.85pt;margin-top:13.95pt;width:166.8pt;height:36.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">
                <v:path arrowok="t"/>
                <v:textbox>
                  <w:txbxContent>
                    <w:p w14:paraId="3DFD104F" w14:textId="77777777" w:rsidR="00551C67" w:rsidRDefault="00551C67" w:rsidP="008E32B5">
                      <w:r>
                        <w:t>This line sorts the dates from old to new accordingly</w:t>
                      </w:r>
                    </w:p>
                  </w:txbxContent>
                </v:textbox>
              </v:shape>
            </w:pict>
          </mc:Fallback>
        </mc:AlternateContent>
      </w:r>
    </w:p>
    <w:p w14:paraId="49F813D7" w14:textId="77777777" w:rsidR="008E32B5" w:rsidRDefault="008E32B5" w:rsidP="00A415BB">
      <w:pPr>
        <w:rPr>
          <w:rFonts w:cs="Times New Roman"/>
          <w:color w:val="000000"/>
          <w:shd w:val="clear" w:color="auto" w:fill="FFFFFF"/>
        </w:rPr>
      </w:pPr>
    </w:p>
    <w:p w14:paraId="4D1DEC82" w14:textId="77777777" w:rsidR="008E32B5" w:rsidRDefault="0099202F" w:rsidP="00A415BB">
      <w:pPr>
        <w:rPr>
          <w:rFonts w:cs="Times New Roman"/>
          <w:color w:val="000000"/>
          <w:shd w:val="clear" w:color="auto" w:fill="FFFFFF"/>
        </w:rPr>
      </w:pPr>
      <w:r>
        <w:rPr>
          <w:rFonts w:cs="Times New Roman"/>
          <w:noProof/>
          <w:color w:val="000000"/>
          <w:lang w:val="en-US"/>
        </w:rPr>
        <mc:AlternateContent>
          <mc:Choice Requires="wps">
            <w:drawing>
              <wp:anchor distT="0" distB="0" distL="114300" distR="114300" simplePos="0" relativeHeight="251707392" behindDoc="0" locked="0" layoutInCell="1" allowOverlap="1" wp14:anchorId="31CD9E47" wp14:editId="383DEA9A">
                <wp:simplePos x="0" y="0"/>
                <wp:positionH relativeFrom="column">
                  <wp:posOffset>-1261745</wp:posOffset>
                </wp:positionH>
                <wp:positionV relativeFrom="paragraph">
                  <wp:posOffset>135255</wp:posOffset>
                </wp:positionV>
                <wp:extent cx="1450340" cy="211455"/>
                <wp:effectExtent l="12700" t="50800" r="0" b="4445"/>
                <wp:wrapNone/>
                <wp:docPr id="4"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1450340" cy="211455"/>
                        </a:xfrm>
                        <a:prstGeom prst="straightConnector1">
                          <a:avLst/>
                        </a:prstGeom>
                        <a:noFill/>
                        <a:ln w="9525">
                          <a:solidFill>
                            <a:schemeClr val="bg1">
                              <a:lumMod val="50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E28D6" id="AutoShape 80" o:spid="_x0000_s1026" type="#_x0000_t32" style="position:absolute;margin-left:-99.35pt;margin-top:10.65pt;width:114.2pt;height:16.65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" strokecolor="#7f7f7f [1612]">
                <v:stroke endarrow="block"/>
                <o:lock v:ext="edit" shapetype="f"/>
              </v:shape>
            </w:pict>
          </mc:Fallback>
        </mc:AlternateContent>
      </w:r>
      <w:r>
        <w:rPr>
          <w:rFonts w:cs="Times New Roman"/>
          <w:noProof/>
          <w:color w:val="000000"/>
          <w:lang w:val="en-US"/>
        </w:rPr>
        <mc:AlternateContent>
          <mc:Choice Requires="wps">
            <w:drawing>
              <wp:anchor distT="0" distB="0" distL="114300" distR="114300" simplePos="0" relativeHeight="251702272" behindDoc="0" locked="0" layoutInCell="1" allowOverlap="1" wp14:anchorId="3A5DE37F" wp14:editId="3EED58E7">
                <wp:simplePos x="0" y="0"/>
                <wp:positionH relativeFrom="column">
                  <wp:posOffset>182880</wp:posOffset>
                </wp:positionH>
                <wp:positionV relativeFrom="paragraph">
                  <wp:posOffset>135255</wp:posOffset>
                </wp:positionV>
                <wp:extent cx="2118360" cy="643255"/>
                <wp:effectExtent l="0" t="0" r="2540" b="4445"/>
                <wp:wrapNone/>
                <wp:docPr id="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18360" cy="643255"/>
                        </a:xfrm>
                        <a:prstGeom prst="rect">
                          <a:avLst/>
                        </a:prstGeom>
                        <a:solidFill>
                          <a:srgbClr val="FFFFFF"/>
                        </a:solidFill>
                        <a:ln w="9525">
                          <a:solidFill>
                            <a:srgbClr val="000000"/>
                          </a:solidFill>
                          <a:miter lim="800000"/>
                          <a:headEnd/>
                          <a:tailEnd/>
                        </a:ln>
                      </wps:spPr>
                      <wps:txbx>
                        <w:txbxContent>
                          <w:p w14:paraId="0CCF4A6A" w14:textId="77777777" w:rsidR="00551C67" w:rsidRDefault="00551C67" w:rsidP="00C74A57">
                            <w:r>
                              <w:t xml:space="preserve">This final enhanced for loop iterates through the sorted </w:t>
                            </w:r>
                            <w:proofErr w:type="spellStart"/>
                            <w:r>
                              <w:t>ArrayList</w:t>
                            </w:r>
                            <w:proofErr w:type="spellEnd"/>
                            <w:r>
                              <w:t xml:space="preserve"> and returns the new list of Images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5DE37F" id="Text Box 75" o:spid="_x0000_s1063" type="#_x0000_t202" style="position:absolute;margin-left:14.4pt;margin-top:10.65pt;width:166.8pt;height:50.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">
                <v:path arrowok="t"/>
                <v:textbox>
                  <w:txbxContent>
                    <w:p w14:paraId="0CCF4A6A" w14:textId="77777777" w:rsidR="00551C67" w:rsidRDefault="00551C67" w:rsidP="00C74A57">
                      <w:r>
                        <w:t xml:space="preserve">This final enhanced for loop iterates through the sorted </w:t>
                      </w:r>
                      <w:proofErr w:type="spellStart"/>
                      <w:r>
                        <w:t>ArrayList</w:t>
                      </w:r>
                      <w:proofErr w:type="spellEnd"/>
                      <w:r>
                        <w:t xml:space="preserve"> and returns the new list of Images</w:t>
                      </w:r>
                    </w:p>
                  </w:txbxContent>
                </v:textbox>
              </v:shape>
            </w:pict>
          </mc:Fallback>
        </mc:AlternateContent>
      </w:r>
    </w:p>
    <w:p w14:paraId="1007030F" w14:textId="77777777" w:rsidR="00D1501C" w:rsidRDefault="00D1501C" w:rsidP="000704AA">
      <w:pPr>
        <w:pStyle w:val="Heading2"/>
        <w:rPr>
          <w:shd w:val="clear" w:color="auto" w:fill="FFFFFF"/>
        </w:rPr>
      </w:pPr>
    </w:p>
    <w:p w14:paraId="780D0307" w14:textId="77777777" w:rsidR="00D1501C" w:rsidRDefault="00D1501C" w:rsidP="000704AA">
      <w:pPr>
        <w:pStyle w:val="Heading2"/>
        <w:rPr>
          <w:shd w:val="clear" w:color="auto" w:fill="FFFFFF"/>
        </w:rPr>
      </w:pPr>
    </w:p>
    <w:p w14:paraId="263A26AB" w14:textId="77777777" w:rsidR="004A2F18" w:rsidRPr="004A2F18" w:rsidRDefault="004A2F18" w:rsidP="004A2F18"/>
    <w:p w14:paraId="1FEA432B" w14:textId="77777777" w:rsidR="000704AA" w:rsidRPr="00067A4E" w:rsidRDefault="000704AA" w:rsidP="000704AA">
      <w:pPr>
        <w:pStyle w:val="Heading2"/>
        <w:rPr>
          <w:shd w:val="clear" w:color="auto" w:fill="FFFFFF"/>
        </w:rPr>
      </w:pPr>
      <w:bookmarkStart w:id="20" w:name="_Toc35462022"/>
      <w:commentRangeStart w:id="21"/>
      <w:r>
        <w:rPr>
          <w:shd w:val="clear" w:color="auto" w:fill="FFFFFF"/>
        </w:rPr>
        <w:t>What software testing was performed?</w:t>
      </w:r>
      <w:bookmarkEnd w:id="20"/>
      <w:commentRangeEnd w:id="21"/>
      <w:r w:rsidR="004D3245">
        <w:rPr>
          <w:rStyle w:val="CommentReference"/>
          <w:rFonts w:ascii="Times New Roman" w:eastAsiaTheme="minorHAnsi" w:hAnsi="Times New Roman" w:cstheme="minorBidi"/>
          <w:b w:val="0"/>
          <w:bCs w:val="0"/>
          <w:color w:val="auto"/>
        </w:rPr>
        <w:commentReference w:id="21"/>
      </w:r>
    </w:p>
    <w:p w14:paraId="791F8250" w14:textId="77777777" w:rsidR="000704AA" w:rsidRDefault="003D65B3" w:rsidP="00A415BB">
      <w:pPr>
        <w:rPr>
          <w:rFonts w:cs="Times New Roman"/>
          <w:color w:val="000000"/>
          <w:shd w:val="clear" w:color="auto" w:fill="FFFFFF"/>
        </w:rPr>
      </w:pPr>
      <w:r>
        <w:rPr>
          <w:rFonts w:cs="Times New Roman"/>
          <w:color w:val="000000"/>
          <w:shd w:val="clear" w:color="auto" w:fill="FFFFFF"/>
        </w:rPr>
        <w:t xml:space="preserve">The majority of testing that was conducted within the development of </w:t>
      </w:r>
      <w:proofErr w:type="spellStart"/>
      <w:r>
        <w:rPr>
          <w:rFonts w:cs="Times New Roman"/>
          <w:color w:val="000000"/>
          <w:shd w:val="clear" w:color="auto" w:fill="FFFFFF"/>
        </w:rPr>
        <w:t>Memori</w:t>
      </w:r>
      <w:proofErr w:type="spellEnd"/>
      <w:r>
        <w:rPr>
          <w:rFonts w:cs="Times New Roman"/>
          <w:color w:val="000000"/>
          <w:shd w:val="clear" w:color="auto" w:fill="FFFFFF"/>
        </w:rPr>
        <w:t xml:space="preserve"> was directly related to the application</w:t>
      </w:r>
      <w:ins w:id="22" w:author="Simardeep Saini" w:date="2020-03-19T19:23:00Z">
        <w:r w:rsidR="004D3245">
          <w:rPr>
            <w:rFonts w:cs="Times New Roman"/>
            <w:color w:val="000000"/>
            <w:shd w:val="clear" w:color="auto" w:fill="FFFFFF"/>
          </w:rPr>
          <w:t>’</w:t>
        </w:r>
      </w:ins>
      <w:r>
        <w:rPr>
          <w:rFonts w:cs="Times New Roman"/>
          <w:color w:val="000000"/>
          <w:shd w:val="clear" w:color="auto" w:fill="FFFFFF"/>
        </w:rPr>
        <w:t xml:space="preserve">s ability to meet a particular requirement. Originally, this involved a lot of black &amp; white box testing to ensure that particular changes occurred correctly and that it did not occur by accident. This was practical in </w:t>
      </w:r>
      <w:commentRangeStart w:id="23"/>
      <w:r>
        <w:rPr>
          <w:rFonts w:cs="Times New Roman"/>
          <w:color w:val="000000"/>
          <w:shd w:val="clear" w:color="auto" w:fill="FFFFFF"/>
        </w:rPr>
        <w:t xml:space="preserve">discovering a major bug </w:t>
      </w:r>
      <w:commentRangeEnd w:id="23"/>
      <w:r w:rsidR="004D3245">
        <w:rPr>
          <w:rStyle w:val="CommentReference"/>
        </w:rPr>
        <w:commentReference w:id="23"/>
      </w:r>
      <w:r>
        <w:rPr>
          <w:rFonts w:cs="Times New Roman"/>
          <w:color w:val="000000"/>
          <w:shd w:val="clear" w:color="auto" w:fill="FFFFFF"/>
        </w:rPr>
        <w:t>in relation to the database</w:t>
      </w:r>
      <w:r w:rsidR="00411E20">
        <w:rPr>
          <w:rFonts w:cs="Times New Roman"/>
          <w:color w:val="000000"/>
          <w:shd w:val="clear" w:color="auto" w:fill="FFFFFF"/>
        </w:rPr>
        <w:t xml:space="preserve">, as it did not correctly update a field but it did update the object itself. </w:t>
      </w:r>
    </w:p>
    <w:p w14:paraId="48D73205" w14:textId="77777777" w:rsidR="00411E20" w:rsidRPr="00067A4E" w:rsidRDefault="00411E20" w:rsidP="00A415BB">
      <w:r>
        <w:rPr>
          <w:rFonts w:cs="Times New Roman"/>
          <w:color w:val="000000"/>
          <w:shd w:val="clear" w:color="auto" w:fill="FFFFFF"/>
        </w:rPr>
        <w:t xml:space="preserve">In addition to this, a combination of usability and robustness testing was used to ensure that potential functionality within the system was performed correctly. But in order to ensure that this is consistent, a large amount of robustness testing was required. This </w:t>
      </w:r>
      <w:proofErr w:type="gramStart"/>
      <w:r>
        <w:rPr>
          <w:rFonts w:cs="Times New Roman"/>
          <w:color w:val="000000"/>
          <w:shd w:val="clear" w:color="auto" w:fill="FFFFFF"/>
        </w:rPr>
        <w:t>lead</w:t>
      </w:r>
      <w:proofErr w:type="gramEnd"/>
      <w:r>
        <w:rPr>
          <w:rFonts w:cs="Times New Roman"/>
          <w:color w:val="000000"/>
          <w:shd w:val="clear" w:color="auto" w:fill="FFFFFF"/>
        </w:rPr>
        <w:t xml:space="preserve"> to the implementation of strict data validation to ensure that all anomalies entered were spotted and dealt with appropriately. </w:t>
      </w:r>
    </w:p>
    <w:p w14:paraId="02A6C682" w14:textId="77777777" w:rsidR="00C73DFF" w:rsidRDefault="00A415BB" w:rsidP="00C73DFF">
      <w:pPr>
        <w:pStyle w:val="Heading1"/>
      </w:pPr>
      <w:bookmarkStart w:id="24" w:name="_Toc35462023"/>
      <w:r>
        <w:lastRenderedPageBreak/>
        <w:t>Evaluation</w:t>
      </w:r>
      <w:bookmarkEnd w:id="24"/>
    </w:p>
    <w:p w14:paraId="531A10CA" w14:textId="77777777" w:rsidR="00C73DFF" w:rsidRPr="00067A4E" w:rsidRDefault="00393064" w:rsidP="00C73DFF">
      <w:pPr>
        <w:pStyle w:val="Heading2"/>
      </w:pPr>
      <w:bookmarkStart w:id="25" w:name="_Toc35462024"/>
      <w:r>
        <w:t xml:space="preserve">How would </w:t>
      </w:r>
      <w:proofErr w:type="spellStart"/>
      <w:r>
        <w:t>Memori</w:t>
      </w:r>
      <w:proofErr w:type="spellEnd"/>
      <w:r>
        <w:t xml:space="preserve"> be evaluated to determine its usability?</w:t>
      </w:r>
      <w:bookmarkEnd w:id="25"/>
    </w:p>
    <w:p w14:paraId="2A02EBA1" w14:textId="77777777" w:rsidR="009C6854" w:rsidRDefault="002A4B09" w:rsidP="009C6854">
      <w:pPr>
        <w:rPr>
          <w:rFonts w:cs="Times New Roman"/>
          <w:color w:val="000000"/>
          <w:shd w:val="clear" w:color="auto" w:fill="FFFFFF"/>
        </w:rPr>
      </w:pPr>
      <w:r>
        <w:rPr>
          <w:rFonts w:cs="Times New Roman"/>
          <w:color w:val="000000"/>
          <w:shd w:val="clear" w:color="auto" w:fill="FFFFFF"/>
        </w:rPr>
        <w:t xml:space="preserve">In order to evaluate </w:t>
      </w:r>
      <w:proofErr w:type="spellStart"/>
      <w:r>
        <w:rPr>
          <w:rFonts w:cs="Times New Roman"/>
          <w:color w:val="000000"/>
          <w:shd w:val="clear" w:color="auto" w:fill="FFFFFF"/>
        </w:rPr>
        <w:t>Memori</w:t>
      </w:r>
      <w:proofErr w:type="spellEnd"/>
      <w:r>
        <w:rPr>
          <w:rFonts w:cs="Times New Roman"/>
          <w:color w:val="000000"/>
          <w:shd w:val="clear" w:color="auto" w:fill="FFFFFF"/>
        </w:rPr>
        <w:t xml:space="preserve"> and its performance within the real-world, </w:t>
      </w:r>
      <w:r w:rsidR="008C1C22">
        <w:rPr>
          <w:rFonts w:cs="Times New Roman"/>
          <w:color w:val="000000"/>
          <w:shd w:val="clear" w:color="auto" w:fill="FFFFFF"/>
        </w:rPr>
        <w:t xml:space="preserve">it will be compared to </w:t>
      </w:r>
      <w:r w:rsidR="00AD7C7C">
        <w:t>rival travel journal applications</w:t>
      </w:r>
      <w:r w:rsidR="008C1C22">
        <w:t xml:space="preserve"> to see if it is more efficie</w:t>
      </w:r>
      <w:r w:rsidR="00376635">
        <w:t>nt in completing several tasks. If I were to conduct a usability evaluation, I would set up a lab-based experiment in which 10 participants will be asked to</w:t>
      </w:r>
      <w:ins w:id="26" w:author="Simardeep Saini" w:date="2020-03-19T19:30:00Z">
        <w:r w:rsidR="004D3245">
          <w:t xml:space="preserve"> use</w:t>
        </w:r>
      </w:ins>
      <w:r w:rsidR="00376635">
        <w:t xml:space="preserve"> </w:t>
      </w:r>
      <w:proofErr w:type="spellStart"/>
      <w:r w:rsidR="00376635">
        <w:t>Memori</w:t>
      </w:r>
      <w:proofErr w:type="spellEnd"/>
      <w:r w:rsidR="00376635">
        <w:t xml:space="preserve"> and another 10 participants would use </w:t>
      </w:r>
      <w:r w:rsidR="00AD7C7C">
        <w:t>a competitor’s app.</w:t>
      </w:r>
      <w:r w:rsidR="00376635">
        <w:t xml:space="preserve"> I would then time the participants to see how long it would take to perform a number of specific tasks.</w:t>
      </w:r>
      <w:r w:rsidR="005F12FF">
        <w:t xml:space="preserve"> These tasks would be generic however specific to travel journals, for example creating a new holiday and adding an image to the holiday. </w:t>
      </w:r>
      <w:commentRangeStart w:id="27"/>
      <w:r w:rsidR="005F12FF">
        <w:t xml:space="preserve">Upon collecting the results, I will be able to </w:t>
      </w:r>
      <w:r w:rsidR="00A322A8">
        <w:t>determine</w:t>
      </w:r>
      <w:r w:rsidR="005F12FF">
        <w:t xml:space="preserve"> the area’s that </w:t>
      </w:r>
      <w:proofErr w:type="spellStart"/>
      <w:r w:rsidR="005F12FF">
        <w:t>Memori</w:t>
      </w:r>
      <w:proofErr w:type="spellEnd"/>
      <w:r w:rsidR="005F12FF">
        <w:t xml:space="preserve"> performs well and be able to make potential improvements on areas where </w:t>
      </w:r>
      <w:proofErr w:type="spellStart"/>
      <w:r w:rsidR="005F12FF">
        <w:t>Memori</w:t>
      </w:r>
      <w:proofErr w:type="spellEnd"/>
      <w:r w:rsidR="005F12FF">
        <w:t xml:space="preserve"> did not perform so well.</w:t>
      </w:r>
      <w:commentRangeEnd w:id="27"/>
      <w:r w:rsidR="0070249D">
        <w:rPr>
          <w:rStyle w:val="CommentReference"/>
        </w:rPr>
        <w:commentReference w:id="27"/>
      </w:r>
    </w:p>
    <w:p w14:paraId="4D164C97" w14:textId="77777777" w:rsidR="00E74B38" w:rsidRDefault="00393064" w:rsidP="00D525C3">
      <w:pPr>
        <w:pStyle w:val="Heading2"/>
      </w:pPr>
      <w:bookmarkStart w:id="28" w:name="_Toc35462025"/>
      <w:r>
        <w:t xml:space="preserve">What are the strengths/weaknesses of </w:t>
      </w:r>
      <w:proofErr w:type="spellStart"/>
      <w:r>
        <w:t>Memori</w:t>
      </w:r>
      <w:proofErr w:type="spellEnd"/>
      <w:r>
        <w:t>?</w:t>
      </w:r>
      <w:bookmarkEnd w:id="28"/>
    </w:p>
    <w:p w14:paraId="6B85132C" w14:textId="77777777" w:rsidR="00A67D07" w:rsidRDefault="00D525C3" w:rsidP="00D525C3">
      <w:r>
        <w:t xml:space="preserve">I believe that </w:t>
      </w:r>
      <w:proofErr w:type="spellStart"/>
      <w:r>
        <w:t>M</w:t>
      </w:r>
      <w:r w:rsidR="00AA3B3B">
        <w:t>emori</w:t>
      </w:r>
      <w:proofErr w:type="spellEnd"/>
      <w:r w:rsidR="00AA3B3B">
        <w:t xml:space="preserve"> excels in various aspects</w:t>
      </w:r>
      <w:r w:rsidR="00420B31">
        <w:t xml:space="preserve">, the first of which </w:t>
      </w:r>
      <w:r w:rsidR="00AA3B3B">
        <w:t>is its simplicity in design</w:t>
      </w:r>
      <w:r w:rsidR="008F2E71">
        <w:t xml:space="preserve"> which </w:t>
      </w:r>
      <w:r w:rsidR="00AA3B3B">
        <w:t>allows for fast naviga</w:t>
      </w:r>
      <w:r w:rsidR="008F2E71">
        <w:t>tion throughout the application; due to the</w:t>
      </w:r>
      <w:r w:rsidR="00AA3B3B">
        <w:t xml:space="preserve"> visual framework pattern. This can be very practical as </w:t>
      </w:r>
      <w:r w:rsidR="008F2E71">
        <w:t>a</w:t>
      </w:r>
      <w:r w:rsidR="00A67D07">
        <w:t xml:space="preserve"> complex UI may be less efficient </w:t>
      </w:r>
      <w:r w:rsidR="008F2E71">
        <w:t xml:space="preserve">in completing tasks </w:t>
      </w:r>
      <w:r w:rsidR="00A67D07">
        <w:t>and co</w:t>
      </w:r>
      <w:r w:rsidR="008F2E71">
        <w:t>uld mean the user must allocate</w:t>
      </w:r>
      <w:r w:rsidR="00A67D07">
        <w:t xml:space="preserve"> time </w:t>
      </w:r>
      <w:r w:rsidR="008F2E71">
        <w:t>from</w:t>
      </w:r>
      <w:r w:rsidR="00A67D07">
        <w:t xml:space="preserve"> their </w:t>
      </w:r>
      <w:r w:rsidR="008F2E71">
        <w:t>busy schedule in order</w:t>
      </w:r>
      <w:r w:rsidR="00A67D07">
        <w:t xml:space="preserve"> to make changes to the </w:t>
      </w:r>
      <w:r w:rsidR="00FA3794">
        <w:t>journal</w:t>
      </w:r>
      <w:r w:rsidR="00A67D07">
        <w:t xml:space="preserve">. Whereas with </w:t>
      </w:r>
      <w:proofErr w:type="spellStart"/>
      <w:r w:rsidR="00A67D07">
        <w:t>Memori</w:t>
      </w:r>
      <w:proofErr w:type="spellEnd"/>
      <w:r w:rsidR="00A67D07">
        <w:t xml:space="preserve">, any potential changes could be made on a bus ride from one visited place to another. </w:t>
      </w:r>
    </w:p>
    <w:p w14:paraId="6B3D6269" w14:textId="77777777" w:rsidR="0060668C" w:rsidRPr="00D525C3" w:rsidRDefault="00A67D07" w:rsidP="00D525C3">
      <w:r>
        <w:t xml:space="preserve">On the other hand, there are aspects within </w:t>
      </w:r>
      <w:proofErr w:type="spellStart"/>
      <w:r>
        <w:t>Memori</w:t>
      </w:r>
      <w:proofErr w:type="spellEnd"/>
      <w:r>
        <w:t xml:space="preserve"> that can be considered a flaw.  </w:t>
      </w:r>
      <w:r w:rsidR="00EF5A2B">
        <w:t xml:space="preserve">One of which is </w:t>
      </w:r>
      <w:r w:rsidR="0060668C">
        <w:t>its</w:t>
      </w:r>
      <w:r w:rsidR="00EF5A2B">
        <w:t xml:space="preserve"> </w:t>
      </w:r>
      <w:r w:rsidR="0060668C">
        <w:t xml:space="preserve">implementation </w:t>
      </w:r>
      <w:r w:rsidR="00B9290F">
        <w:t>within the Map page</w:t>
      </w:r>
      <w:r w:rsidR="0060668C">
        <w:t>. There are areas within the application that could have been implemented in a much more professional manner. For example, displaying the markers on the Map page takes a few seconds</w:t>
      </w:r>
      <w:r w:rsidR="007054E0">
        <w:t xml:space="preserve"> due to the recursion algorithm previously mentioned</w:t>
      </w:r>
      <w:r w:rsidR="0060668C">
        <w:t xml:space="preserve">. This waiting time </w:t>
      </w:r>
      <w:r w:rsidR="007054E0">
        <w:t>is directly proportional to the number of markers the map as to display. As a result, there is a possibility that the user must wait a significant time before using the application, if a large number of markers have been saved.</w:t>
      </w:r>
      <w:r w:rsidR="0060668C">
        <w:t xml:space="preserve"> </w:t>
      </w:r>
    </w:p>
    <w:p w14:paraId="2CF557D9" w14:textId="77777777" w:rsidR="00393064" w:rsidRDefault="00393064" w:rsidP="00393064">
      <w:pPr>
        <w:pStyle w:val="Heading2"/>
      </w:pPr>
      <w:bookmarkStart w:id="29" w:name="_Toc35462026"/>
      <w:r>
        <w:t>What elements could be improved?</w:t>
      </w:r>
      <w:bookmarkEnd w:id="29"/>
    </w:p>
    <w:p w14:paraId="5B37E37E" w14:textId="77777777" w:rsidR="00E74B38" w:rsidRDefault="00BB240C" w:rsidP="00E74B38">
      <w:pPr>
        <w:rPr>
          <w:rFonts w:cs="Times New Roman"/>
          <w:color w:val="000000"/>
          <w:shd w:val="clear" w:color="auto" w:fill="FFFFFF"/>
        </w:rPr>
      </w:pPr>
      <w:r>
        <w:rPr>
          <w:rFonts w:cs="Times New Roman"/>
          <w:color w:val="000000"/>
          <w:shd w:val="clear" w:color="auto" w:fill="FFFFFF"/>
        </w:rPr>
        <w:t xml:space="preserve">An element that could be improved within </w:t>
      </w:r>
      <w:proofErr w:type="spellStart"/>
      <w:r>
        <w:rPr>
          <w:rFonts w:cs="Times New Roman"/>
          <w:color w:val="000000"/>
          <w:shd w:val="clear" w:color="auto" w:fill="FFFFFF"/>
        </w:rPr>
        <w:t>Memori</w:t>
      </w:r>
      <w:proofErr w:type="spellEnd"/>
      <w:r>
        <w:rPr>
          <w:rFonts w:cs="Times New Roman"/>
          <w:color w:val="000000"/>
          <w:shd w:val="clear" w:color="auto" w:fill="FFFFFF"/>
        </w:rPr>
        <w:t xml:space="preserve"> is the aesthetics within UI. This is mainly because- in my opinion</w:t>
      </w:r>
      <w:ins w:id="30" w:author="Simardeep Saini" w:date="2020-03-19T19:38:00Z">
        <w:r w:rsidR="0070249D">
          <w:rPr>
            <w:rFonts w:cs="Times New Roman"/>
            <w:color w:val="000000"/>
            <w:shd w:val="clear" w:color="auto" w:fill="FFFFFF"/>
          </w:rPr>
          <w:t>,</w:t>
        </w:r>
      </w:ins>
      <w:del w:id="31" w:author="Simardeep Saini" w:date="2020-03-19T19:38:00Z">
        <w:r w:rsidDel="0070249D">
          <w:rPr>
            <w:rFonts w:cs="Times New Roman"/>
            <w:color w:val="000000"/>
            <w:shd w:val="clear" w:color="auto" w:fill="FFFFFF"/>
          </w:rPr>
          <w:delText>-</w:delText>
        </w:r>
      </w:del>
      <w:r>
        <w:rPr>
          <w:rFonts w:cs="Times New Roman"/>
          <w:color w:val="000000"/>
          <w:shd w:val="clear" w:color="auto" w:fill="FFFFFF"/>
        </w:rPr>
        <w:t xml:space="preserve"> </w:t>
      </w:r>
      <w:proofErr w:type="spellStart"/>
      <w:r w:rsidR="00893779">
        <w:rPr>
          <w:rFonts w:cs="Times New Roman"/>
          <w:color w:val="000000"/>
          <w:shd w:val="clear" w:color="auto" w:fill="FFFFFF"/>
        </w:rPr>
        <w:t>Memori’s</w:t>
      </w:r>
      <w:proofErr w:type="spellEnd"/>
      <w:r>
        <w:rPr>
          <w:rFonts w:cs="Times New Roman"/>
          <w:color w:val="000000"/>
          <w:shd w:val="clear" w:color="auto" w:fill="FFFFFF"/>
        </w:rPr>
        <w:t xml:space="preserve"> simplistic design may not appeal to younger generations. Although this audience may not consider using a travel journal, they are the most capable </w:t>
      </w:r>
      <w:ins w:id="32" w:author="Simardeep Saini" w:date="2020-03-19T19:39:00Z">
        <w:r w:rsidR="0070249D">
          <w:rPr>
            <w:rFonts w:cs="Times New Roman"/>
            <w:color w:val="000000"/>
            <w:shd w:val="clear" w:color="auto" w:fill="FFFFFF"/>
          </w:rPr>
          <w:t>with</w:t>
        </w:r>
      </w:ins>
      <w:del w:id="33" w:author="Simardeep Saini" w:date="2020-03-19T19:39:00Z">
        <w:r w:rsidDel="0070249D">
          <w:rPr>
            <w:rFonts w:cs="Times New Roman"/>
            <w:color w:val="000000"/>
            <w:shd w:val="clear" w:color="auto" w:fill="FFFFFF"/>
          </w:rPr>
          <w:delText>in</w:delText>
        </w:r>
      </w:del>
      <w:r>
        <w:rPr>
          <w:rFonts w:cs="Times New Roman"/>
          <w:color w:val="000000"/>
          <w:shd w:val="clear" w:color="auto" w:fill="FFFFFF"/>
        </w:rPr>
        <w:t xml:space="preserve"> </w:t>
      </w:r>
      <w:r w:rsidR="00C80DE2">
        <w:rPr>
          <w:rFonts w:cs="Times New Roman"/>
          <w:color w:val="000000"/>
          <w:shd w:val="clear" w:color="auto" w:fill="FFFFFF"/>
        </w:rPr>
        <w:t xml:space="preserve">regards to being able </w:t>
      </w:r>
      <w:r>
        <w:rPr>
          <w:rFonts w:cs="Times New Roman"/>
          <w:color w:val="000000"/>
          <w:shd w:val="clear" w:color="auto" w:fill="FFFFFF"/>
        </w:rPr>
        <w:t xml:space="preserve">to travel around the world. This is something I would improve on </w:t>
      </w:r>
      <w:r w:rsidR="00C80DE2">
        <w:rPr>
          <w:rFonts w:cs="Times New Roman"/>
          <w:color w:val="000000"/>
          <w:shd w:val="clear" w:color="auto" w:fill="FFFFFF"/>
        </w:rPr>
        <w:t>if there were to be another version.</w:t>
      </w:r>
    </w:p>
    <w:p w14:paraId="0A1F3371" w14:textId="77777777" w:rsidR="00DA0C43" w:rsidRDefault="00DA0C43" w:rsidP="00DA0C43">
      <w:pPr>
        <w:pStyle w:val="Heading2"/>
      </w:pPr>
      <w:commentRangeStart w:id="34"/>
      <w:r>
        <w:t xml:space="preserve">How well does </w:t>
      </w:r>
      <w:proofErr w:type="spellStart"/>
      <w:r>
        <w:t>Memori</w:t>
      </w:r>
      <w:proofErr w:type="spellEnd"/>
      <w:r>
        <w:t xml:space="preserve"> meet the requirements?</w:t>
      </w:r>
      <w:commentRangeEnd w:id="34"/>
      <w:r w:rsidR="0070249D">
        <w:rPr>
          <w:rStyle w:val="CommentReference"/>
          <w:rFonts w:ascii="Times New Roman" w:eastAsiaTheme="minorHAnsi" w:hAnsi="Times New Roman" w:cstheme="minorBidi"/>
          <w:b w:val="0"/>
          <w:bCs w:val="0"/>
          <w:color w:val="auto"/>
        </w:rPr>
        <w:commentReference w:id="34"/>
      </w:r>
    </w:p>
    <w:p w14:paraId="6A052148" w14:textId="77777777" w:rsidR="00DA0C43" w:rsidRDefault="0070249D" w:rsidP="00DA0C43">
      <w:pPr>
        <w:rPr>
          <w:rFonts w:cs="Times New Roman"/>
          <w:color w:val="000000"/>
          <w:shd w:val="clear" w:color="auto" w:fill="FFFFFF"/>
        </w:rPr>
      </w:pPr>
      <w:ins w:id="35" w:author="Simardeep Saini" w:date="2020-03-19T19:41:00Z">
        <w:r>
          <w:rPr>
            <w:rFonts w:cs="Times New Roman"/>
            <w:color w:val="000000"/>
            <w:shd w:val="clear" w:color="auto" w:fill="FFFFFF"/>
          </w:rPr>
          <w:t>Based on a req</w:t>
        </w:r>
      </w:ins>
      <w:ins w:id="36" w:author="Simardeep Saini" w:date="2020-03-19T19:42:00Z">
        <w:r>
          <w:rPr>
            <w:rFonts w:cs="Times New Roman"/>
            <w:color w:val="000000"/>
            <w:shd w:val="clear" w:color="auto" w:fill="FFFFFF"/>
          </w:rPr>
          <w:t xml:space="preserve">uirements </w:t>
        </w:r>
      </w:ins>
      <w:ins w:id="37" w:author="Simardeep Saini" w:date="2020-03-19T19:43:00Z">
        <w:r>
          <w:rPr>
            <w:rFonts w:cs="Times New Roman"/>
            <w:color w:val="000000"/>
            <w:shd w:val="clear" w:color="auto" w:fill="FFFFFF"/>
          </w:rPr>
          <w:t>traceability</w:t>
        </w:r>
      </w:ins>
      <w:ins w:id="38" w:author="Simardeep Saini" w:date="2020-03-19T19:42:00Z">
        <w:r>
          <w:rPr>
            <w:rFonts w:cs="Times New Roman"/>
            <w:color w:val="000000"/>
            <w:shd w:val="clear" w:color="auto" w:fill="FFFFFF"/>
          </w:rPr>
          <w:t xml:space="preserve"> exercise carried out, which aligns the requirements to the design and implementation, </w:t>
        </w:r>
        <w:proofErr w:type="spellStart"/>
        <w:r>
          <w:rPr>
            <w:rFonts w:cs="Times New Roman"/>
            <w:color w:val="000000"/>
            <w:shd w:val="clear" w:color="auto" w:fill="FFFFFF"/>
          </w:rPr>
          <w:t>Memori</w:t>
        </w:r>
        <w:proofErr w:type="spellEnd"/>
        <w:r>
          <w:rPr>
            <w:rFonts w:cs="Times New Roman"/>
            <w:color w:val="000000"/>
            <w:shd w:val="clear" w:color="auto" w:fill="FFFFFF"/>
          </w:rPr>
          <w:t xml:space="preserve"> satisfies </w:t>
        </w:r>
      </w:ins>
      <w:ins w:id="39" w:author="Simardeep Saini" w:date="2020-03-19T19:43:00Z">
        <w:r>
          <w:rPr>
            <w:rFonts w:cs="Times New Roman"/>
            <w:color w:val="000000"/>
            <w:shd w:val="clear" w:color="auto" w:fill="FFFFFF"/>
          </w:rPr>
          <w:t xml:space="preserve">all ‘must have’ requirements. </w:t>
        </w:r>
      </w:ins>
      <w:del w:id="40" w:author="Simardeep Saini" w:date="2020-03-19T19:41:00Z">
        <w:r w:rsidR="003346CD" w:rsidDel="0070249D">
          <w:rPr>
            <w:rFonts w:cs="Times New Roman"/>
            <w:color w:val="000000"/>
            <w:shd w:val="clear" w:color="auto" w:fill="FFFFFF"/>
          </w:rPr>
          <w:delText xml:space="preserve">In my opinion, Memori achieves majority of the requirements very well. </w:delText>
        </w:r>
      </w:del>
      <w:r w:rsidR="003346CD">
        <w:rPr>
          <w:rFonts w:cs="Times New Roman"/>
          <w:color w:val="000000"/>
          <w:shd w:val="clear" w:color="auto" w:fill="FFFFFF"/>
        </w:rPr>
        <w:t>The user is comfortably able to create, edit and delete Holidays and Visited Places. The</w:t>
      </w:r>
      <w:r w:rsidR="008F46B8">
        <w:rPr>
          <w:rFonts w:cs="Times New Roman"/>
          <w:color w:val="000000"/>
          <w:shd w:val="clear" w:color="auto" w:fill="FFFFFF"/>
        </w:rPr>
        <w:t xml:space="preserve">re is also enough functionality for </w:t>
      </w:r>
      <w:proofErr w:type="spellStart"/>
      <w:r w:rsidR="008F46B8">
        <w:rPr>
          <w:rFonts w:cs="Times New Roman"/>
          <w:color w:val="000000"/>
          <w:shd w:val="clear" w:color="auto" w:fill="FFFFFF"/>
        </w:rPr>
        <w:t>Memori</w:t>
      </w:r>
      <w:proofErr w:type="spellEnd"/>
      <w:r w:rsidR="008F46B8">
        <w:rPr>
          <w:rFonts w:cs="Times New Roman"/>
          <w:color w:val="000000"/>
          <w:shd w:val="clear" w:color="auto" w:fill="FFFFFF"/>
        </w:rPr>
        <w:t xml:space="preserve"> to correctly display location markers of a particular Visited Place or Image. In addition to this, all of the information saved within </w:t>
      </w:r>
      <w:proofErr w:type="spellStart"/>
      <w:r w:rsidR="008F46B8">
        <w:rPr>
          <w:rFonts w:cs="Times New Roman"/>
          <w:color w:val="000000"/>
          <w:shd w:val="clear" w:color="auto" w:fill="FFFFFF"/>
        </w:rPr>
        <w:t>Memori</w:t>
      </w:r>
      <w:proofErr w:type="spellEnd"/>
      <w:r w:rsidR="008F46B8">
        <w:rPr>
          <w:rFonts w:cs="Times New Roman"/>
          <w:color w:val="000000"/>
          <w:shd w:val="clear" w:color="auto" w:fill="FFFFFF"/>
        </w:rPr>
        <w:t xml:space="preserve"> is saved within persistent storage within the device, in the form of a database.</w:t>
      </w:r>
    </w:p>
    <w:p w14:paraId="61DABFF0" w14:textId="77777777" w:rsidR="008F46B8" w:rsidRDefault="008F46B8" w:rsidP="00DA0C43">
      <w:pPr>
        <w:rPr>
          <w:rFonts w:cs="Times New Roman"/>
          <w:color w:val="000000"/>
          <w:shd w:val="clear" w:color="auto" w:fill="FFFFFF"/>
        </w:rPr>
      </w:pPr>
      <w:r>
        <w:rPr>
          <w:rFonts w:cs="Times New Roman"/>
          <w:color w:val="000000"/>
          <w:shd w:val="clear" w:color="auto" w:fill="FFFFFF"/>
        </w:rPr>
        <w:t xml:space="preserve">There are some requirements however which have achieved, but could have used further improvements. For example, the gesture </w:t>
      </w:r>
      <w:r w:rsidR="00971142">
        <w:rPr>
          <w:rFonts w:cs="Times New Roman"/>
          <w:color w:val="000000"/>
          <w:shd w:val="clear" w:color="auto" w:fill="FFFFFF"/>
        </w:rPr>
        <w:t>could be improved to use more of the devices sensors such as shake. This could be used to trigger a new action such as editing the last holiday or adding a new image</w:t>
      </w:r>
      <w:r>
        <w:rPr>
          <w:rFonts w:cs="Times New Roman"/>
          <w:color w:val="000000"/>
          <w:shd w:val="clear" w:color="auto" w:fill="FFFFFF"/>
        </w:rPr>
        <w:t>.</w:t>
      </w:r>
      <w:r w:rsidR="00971142">
        <w:rPr>
          <w:rFonts w:cs="Times New Roman"/>
          <w:color w:val="000000"/>
          <w:shd w:val="clear" w:color="auto" w:fill="FFFFFF"/>
        </w:rPr>
        <w:t xml:space="preserve"> Apart from this, I believe that </w:t>
      </w:r>
      <w:proofErr w:type="spellStart"/>
      <w:r w:rsidR="00971142">
        <w:rPr>
          <w:rFonts w:cs="Times New Roman"/>
          <w:color w:val="000000"/>
          <w:shd w:val="clear" w:color="auto" w:fill="FFFFFF"/>
        </w:rPr>
        <w:t>Memori</w:t>
      </w:r>
      <w:proofErr w:type="spellEnd"/>
      <w:r w:rsidR="00971142">
        <w:rPr>
          <w:rFonts w:cs="Times New Roman"/>
          <w:color w:val="000000"/>
          <w:shd w:val="clear" w:color="auto" w:fill="FFFFFF"/>
        </w:rPr>
        <w:t xml:space="preserve"> has achieved the requirements appropriately. </w:t>
      </w:r>
      <w:r>
        <w:rPr>
          <w:rFonts w:cs="Times New Roman"/>
          <w:color w:val="000000"/>
          <w:shd w:val="clear" w:color="auto" w:fill="FFFFFF"/>
        </w:rPr>
        <w:t xml:space="preserve"> </w:t>
      </w:r>
    </w:p>
    <w:p w14:paraId="200252E6" w14:textId="77777777" w:rsidR="00DA0C43" w:rsidRDefault="00DA0C43" w:rsidP="00E74B38">
      <w:pPr>
        <w:rPr>
          <w:rFonts w:cs="Times New Roman"/>
          <w:color w:val="000000"/>
          <w:shd w:val="clear" w:color="auto" w:fill="FFFFFF"/>
        </w:rPr>
      </w:pPr>
    </w:p>
    <w:p w14:paraId="14330CF0" w14:textId="77777777" w:rsidR="00467359" w:rsidRDefault="00467359" w:rsidP="00455724">
      <w:pPr>
        <w:pStyle w:val="Heading1"/>
      </w:pPr>
      <w:bookmarkStart w:id="41" w:name="_Toc35462027"/>
      <w:r>
        <w:lastRenderedPageBreak/>
        <w:t>Re</w:t>
      </w:r>
      <w:r w:rsidR="00EC6209">
        <w:t>sources List</w:t>
      </w:r>
      <w:bookmarkEnd w:id="41"/>
    </w:p>
    <w:p w14:paraId="0583FC54" w14:textId="77777777" w:rsidR="00455724" w:rsidRDefault="00455724" w:rsidP="00467359">
      <w:pPr>
        <w:pStyle w:val="Heading2"/>
      </w:pPr>
      <w:bookmarkStart w:id="42" w:name="_Toc35462028"/>
      <w:commentRangeStart w:id="43"/>
      <w:r w:rsidRPr="00067A4E">
        <w:t>Bibliography</w:t>
      </w:r>
      <w:bookmarkEnd w:id="42"/>
      <w:commentRangeEnd w:id="43"/>
      <w:r w:rsidR="00A20271">
        <w:rPr>
          <w:rStyle w:val="CommentReference"/>
          <w:rFonts w:ascii="Times New Roman" w:eastAsiaTheme="minorHAnsi" w:hAnsi="Times New Roman" w:cstheme="minorBidi"/>
          <w:b w:val="0"/>
          <w:bCs w:val="0"/>
          <w:color w:val="auto"/>
        </w:rPr>
        <w:commentReference w:id="43"/>
      </w:r>
    </w:p>
    <w:p w14:paraId="3373CB47" w14:textId="77777777" w:rsidR="00A74DB9" w:rsidRDefault="00DC6DFD" w:rsidP="00DC6DFD">
      <w:pPr>
        <w:rPr>
          <w:shd w:val="clear" w:color="auto" w:fill="FFFFFF"/>
        </w:rPr>
      </w:pPr>
      <w:r>
        <w:rPr>
          <w:shd w:val="clear" w:color="auto" w:fill="FFFFFF"/>
        </w:rPr>
        <w:t>Color-blindness.com. 2020. </w:t>
      </w:r>
      <w:proofErr w:type="spellStart"/>
      <w:r>
        <w:rPr>
          <w:i/>
          <w:iCs/>
          <w:shd w:val="clear" w:color="auto" w:fill="FFFFFF"/>
        </w:rPr>
        <w:t>Coblis</w:t>
      </w:r>
      <w:proofErr w:type="spellEnd"/>
      <w:r>
        <w:rPr>
          <w:i/>
          <w:iCs/>
          <w:shd w:val="clear" w:color="auto" w:fill="FFFFFF"/>
        </w:rPr>
        <w:t xml:space="preserve"> — </w:t>
      </w:r>
      <w:proofErr w:type="spellStart"/>
      <w:r>
        <w:rPr>
          <w:i/>
          <w:iCs/>
          <w:shd w:val="clear" w:color="auto" w:fill="FFFFFF"/>
        </w:rPr>
        <w:t>Color</w:t>
      </w:r>
      <w:proofErr w:type="spellEnd"/>
      <w:r>
        <w:rPr>
          <w:i/>
          <w:iCs/>
          <w:shd w:val="clear" w:color="auto" w:fill="FFFFFF"/>
        </w:rPr>
        <w:t xml:space="preserve"> Blindness Simulator – </w:t>
      </w:r>
      <w:proofErr w:type="spellStart"/>
      <w:r>
        <w:rPr>
          <w:i/>
          <w:iCs/>
          <w:shd w:val="clear" w:color="auto" w:fill="FFFFFF"/>
        </w:rPr>
        <w:t>Colblindor</w:t>
      </w:r>
      <w:proofErr w:type="spellEnd"/>
      <w:r>
        <w:rPr>
          <w:shd w:val="clear" w:color="auto" w:fill="FFFFFF"/>
        </w:rPr>
        <w:t>. [Online] Available at: &lt;https://www.color-blindness.com/coblis-color-blindness-simulator/&gt; [Accessed 18 March 2020].</w:t>
      </w:r>
    </w:p>
    <w:p w14:paraId="7C4A356F" w14:textId="77777777" w:rsidR="00DC6DFD" w:rsidRDefault="00DC6DFD" w:rsidP="00DC6DFD">
      <w:pPr>
        <w:pStyle w:val="Heading2"/>
      </w:pPr>
      <w:bookmarkStart w:id="44" w:name="_Toc35462029"/>
      <w:r>
        <w:t>Extra Figures</w:t>
      </w:r>
      <w:bookmarkEnd w:id="44"/>
    </w:p>
    <w:p w14:paraId="45F0F0F0" w14:textId="77777777" w:rsidR="00AB281E" w:rsidRDefault="00AB281E" w:rsidP="00214654"/>
    <w:p w14:paraId="47580CB7" w14:textId="77777777" w:rsidR="00AB281E" w:rsidRPr="00D525C3" w:rsidRDefault="0099202F" w:rsidP="00DC6DFD">
      <w:pPr>
        <w:jc w:val="center"/>
      </w:pPr>
      <w:r>
        <w:rPr>
          <w:noProof/>
          <w:lang w:val="en-US"/>
        </w:rPr>
        <mc:AlternateContent>
          <mc:Choice Requires="wps">
            <w:drawing>
              <wp:anchor distT="0" distB="0" distL="114300" distR="114300" simplePos="0" relativeHeight="251758592" behindDoc="0" locked="0" layoutInCell="1" allowOverlap="1" wp14:anchorId="3278609F" wp14:editId="4F1F9146">
                <wp:simplePos x="0" y="0"/>
                <wp:positionH relativeFrom="column">
                  <wp:posOffset>1738630</wp:posOffset>
                </wp:positionH>
                <wp:positionV relativeFrom="paragraph">
                  <wp:posOffset>5625465</wp:posOffset>
                </wp:positionV>
                <wp:extent cx="2291080" cy="433070"/>
                <wp:effectExtent l="0" t="0" r="0" b="0"/>
                <wp:wrapNone/>
                <wp:docPr id="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91080" cy="433070"/>
                        </a:xfrm>
                        <a:prstGeom prst="rect">
                          <a:avLst/>
                        </a:prstGeom>
                        <a:solidFill>
                          <a:srgbClr val="FFFFFF"/>
                        </a:solidFill>
                        <a:ln w="9525">
                          <a:solidFill>
                            <a:schemeClr val="bg1">
                              <a:lumMod val="100000"/>
                              <a:lumOff val="0"/>
                            </a:schemeClr>
                          </a:solidFill>
                          <a:miter lim="800000"/>
                          <a:headEnd/>
                          <a:tailEnd/>
                        </a:ln>
                      </wps:spPr>
                      <wps:txbx>
                        <w:txbxContent>
                          <w:p w14:paraId="7FEADDAA" w14:textId="77777777" w:rsidR="00551C67" w:rsidRPr="00C80832" w:rsidRDefault="00551C67" w:rsidP="00DC6DFD">
                            <w:pPr>
                              <w:jc w:val="center"/>
                              <w:rPr>
                                <w:sz w:val="18"/>
                              </w:rPr>
                            </w:pPr>
                            <w:r w:rsidRPr="00C80832">
                              <w:rPr>
                                <w:sz w:val="18"/>
                              </w:rPr>
                              <w:t xml:space="preserve">Figure </w:t>
                            </w:r>
                            <w:r>
                              <w:rPr>
                                <w:sz w:val="18"/>
                              </w:rPr>
                              <w:t>29</w:t>
                            </w:r>
                            <w:r w:rsidRPr="00C80832">
                              <w:rPr>
                                <w:sz w:val="18"/>
                              </w:rPr>
                              <w:t xml:space="preserve">: </w:t>
                            </w:r>
                            <w:r>
                              <w:rPr>
                                <w:sz w:val="18"/>
                              </w:rPr>
                              <w:t>Screenshot of Package Organisation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78609F" id="Text Box 132" o:spid="_x0000_s1064" type="#_x0000_t202" style="position:absolute;left:0;text-align:left;margin-left:136.9pt;margin-top:442.95pt;width:180.4pt;height:34.1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" strokecolor="white [3212]">
                <v:path arrowok="t"/>
                <v:textbox>
                  <w:txbxContent>
                    <w:p w14:paraId="7FEADDAA" w14:textId="77777777" w:rsidR="00551C67" w:rsidRPr="00C80832" w:rsidRDefault="00551C67" w:rsidP="00DC6DFD">
                      <w:pPr>
                        <w:jc w:val="center"/>
                        <w:rPr>
                          <w:sz w:val="18"/>
                        </w:rPr>
                      </w:pPr>
                      <w:r w:rsidRPr="00C80832">
                        <w:rPr>
                          <w:sz w:val="18"/>
                        </w:rPr>
                        <w:t xml:space="preserve">Figure </w:t>
                      </w:r>
                      <w:r>
                        <w:rPr>
                          <w:sz w:val="18"/>
                        </w:rPr>
                        <w:t>29</w:t>
                      </w:r>
                      <w:r w:rsidRPr="00C80832">
                        <w:rPr>
                          <w:sz w:val="18"/>
                        </w:rPr>
                        <w:t xml:space="preserve">: </w:t>
                      </w:r>
                      <w:r>
                        <w:rPr>
                          <w:sz w:val="18"/>
                        </w:rPr>
                        <w:t>Screenshot of Package Organisation</w:t>
                      </w:r>
                    </w:p>
                  </w:txbxContent>
                </v:textbox>
              </v:shape>
            </w:pict>
          </mc:Fallback>
        </mc:AlternateContent>
      </w:r>
      <w:r w:rsidR="00AB281E" w:rsidRPr="00AB281E">
        <w:rPr>
          <w:noProof/>
          <w:lang w:val="en-US"/>
        </w:rPr>
        <w:drawing>
          <wp:inline distT="0" distB="0" distL="0" distR="0" wp14:anchorId="0914F849" wp14:editId="0485B16F">
            <wp:extent cx="2311654" cy="5609255"/>
            <wp:effectExtent l="19050" t="0" r="0" b="0"/>
            <wp:docPr id="4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2312909" cy="5612301"/>
                    </a:xfrm>
                    <a:prstGeom prst="rect">
                      <a:avLst/>
                    </a:prstGeom>
                    <a:noFill/>
                    <a:ln w="9525">
                      <a:noFill/>
                      <a:miter lim="800000"/>
                      <a:headEnd/>
                      <a:tailEnd/>
                    </a:ln>
                  </pic:spPr>
                </pic:pic>
              </a:graphicData>
            </a:graphic>
          </wp:inline>
        </w:drawing>
      </w:r>
    </w:p>
    <w:sectPr w:rsidR="00AB281E" w:rsidRPr="00D525C3" w:rsidSect="00EC5259">
      <w:headerReference w:type="default" r:id="rId47"/>
      <w:footerReference w:type="default" r:id="rId48"/>
      <w:type w:val="continuous"/>
      <w:pgSz w:w="11906" w:h="16838"/>
      <w:pgMar w:top="1440" w:right="1440" w:bottom="1440" w:left="1440" w:header="708" w:footer="708" w:gutter="0"/>
      <w:pgNumType w:start="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imardeep Saini" w:date="2020-03-19T16:32:00Z" w:initials="SS">
    <w:p w14:paraId="60DB8A09" w14:textId="77777777" w:rsidR="0099202F" w:rsidRDefault="0099202F">
      <w:pPr>
        <w:pStyle w:val="CommentText"/>
      </w:pPr>
      <w:r>
        <w:rPr>
          <w:rStyle w:val="CommentReference"/>
        </w:rPr>
        <w:annotationRef/>
      </w:r>
      <w:r>
        <w:t xml:space="preserve">Might be worth stating what </w:t>
      </w:r>
      <w:proofErr w:type="spellStart"/>
      <w:r>
        <w:t>Memori</w:t>
      </w:r>
      <w:proofErr w:type="spellEnd"/>
      <w:r>
        <w:t xml:space="preserve"> is…maybe start with </w:t>
      </w:r>
    </w:p>
    <w:p w14:paraId="614B5ACD" w14:textId="77777777" w:rsidR="0099202F" w:rsidRDefault="0099202F">
      <w:pPr>
        <w:pStyle w:val="CommentText"/>
      </w:pPr>
    </w:p>
    <w:p w14:paraId="22E75B04" w14:textId="77777777" w:rsidR="0099202F" w:rsidRDefault="0099202F">
      <w:pPr>
        <w:pStyle w:val="CommentText"/>
      </w:pPr>
      <w:r>
        <w:t>“</w:t>
      </w:r>
    </w:p>
    <w:p w14:paraId="209B7B8D" w14:textId="77777777" w:rsidR="0099202F" w:rsidRDefault="0099202F">
      <w:pPr>
        <w:pStyle w:val="CommentText"/>
      </w:pPr>
      <w:proofErr w:type="spellStart"/>
      <w:r>
        <w:t>Memori</w:t>
      </w:r>
      <w:proofErr w:type="spellEnd"/>
      <w:r>
        <w:t xml:space="preserve">, a mobile travel application, has been designed for……etc. </w:t>
      </w:r>
    </w:p>
    <w:p w14:paraId="07DF9490" w14:textId="77777777" w:rsidR="0099202F" w:rsidRDefault="0099202F">
      <w:pPr>
        <w:pStyle w:val="CommentText"/>
      </w:pPr>
    </w:p>
    <w:p w14:paraId="2752FE9A" w14:textId="77777777" w:rsidR="0099202F" w:rsidRDefault="0099202F">
      <w:pPr>
        <w:pStyle w:val="CommentText"/>
      </w:pPr>
      <w:r>
        <w:t>The purpose of this report is to</w:t>
      </w:r>
      <w:proofErr w:type="gramStart"/>
      <w:r>
        <w:t>…..</w:t>
      </w:r>
      <w:proofErr w:type="gramEnd"/>
    </w:p>
    <w:p w14:paraId="35FE2CD1" w14:textId="77777777" w:rsidR="0099202F" w:rsidRDefault="0099202F">
      <w:pPr>
        <w:pStyle w:val="CommentText"/>
      </w:pPr>
    </w:p>
    <w:p w14:paraId="730A23B7" w14:textId="77777777" w:rsidR="0099202F" w:rsidRDefault="0099202F">
      <w:pPr>
        <w:pStyle w:val="CommentText"/>
      </w:pPr>
      <w:r>
        <w:t>The report is structured into four sections….</w:t>
      </w:r>
    </w:p>
    <w:p w14:paraId="670922DB" w14:textId="77777777" w:rsidR="0099202F" w:rsidRDefault="0099202F">
      <w:pPr>
        <w:pStyle w:val="CommentText"/>
      </w:pPr>
      <w:r>
        <w:t>”</w:t>
      </w:r>
    </w:p>
    <w:p w14:paraId="648B23AB" w14:textId="77777777" w:rsidR="0099202F" w:rsidRDefault="0099202F">
      <w:pPr>
        <w:pStyle w:val="CommentText"/>
      </w:pPr>
    </w:p>
    <w:p w14:paraId="48E4377B" w14:textId="77777777" w:rsidR="0099202F" w:rsidRDefault="0099202F">
      <w:pPr>
        <w:pStyle w:val="CommentText"/>
      </w:pPr>
      <w:r>
        <w:t xml:space="preserve">In essence, the intro should lay out what the product is (at a very high level), what the purpose of the report is, and how it’s structured. </w:t>
      </w:r>
    </w:p>
  </w:comment>
  <w:comment w:id="21" w:author="Simardeep Saini" w:date="2020-03-19T19:25:00Z" w:initials="SS">
    <w:p w14:paraId="763133C9" w14:textId="77777777" w:rsidR="004D3245" w:rsidRDefault="004D3245">
      <w:pPr>
        <w:pStyle w:val="CommentText"/>
      </w:pPr>
      <w:r>
        <w:rPr>
          <w:rStyle w:val="CommentReference"/>
        </w:rPr>
        <w:annotationRef/>
      </w:r>
      <w:r>
        <w:t xml:space="preserve">Not sure if there’s a word count limit, but I think it would be good to break down the specific test criteria, the nature of the testing carried out and the results. </w:t>
      </w:r>
    </w:p>
  </w:comment>
  <w:comment w:id="23" w:author="Simardeep Saini" w:date="2020-03-19T19:24:00Z" w:initials="SS">
    <w:p w14:paraId="589C9882" w14:textId="77777777" w:rsidR="004D3245" w:rsidRDefault="004D3245">
      <w:pPr>
        <w:pStyle w:val="CommentText"/>
      </w:pPr>
      <w:r>
        <w:rPr>
          <w:rStyle w:val="CommentReference"/>
        </w:rPr>
        <w:annotationRef/>
      </w:r>
      <w:r>
        <w:t>Could be worth elaborating on this bug and how you resolved it</w:t>
      </w:r>
    </w:p>
  </w:comment>
  <w:comment w:id="27" w:author="Simardeep Saini" w:date="2020-03-19T19:35:00Z" w:initials="SS">
    <w:p w14:paraId="0A93A20D" w14:textId="77777777" w:rsidR="0070249D" w:rsidRDefault="0070249D">
      <w:pPr>
        <w:pStyle w:val="CommentText"/>
      </w:pPr>
      <w:r>
        <w:rPr>
          <w:rStyle w:val="CommentReference"/>
        </w:rPr>
        <w:annotationRef/>
      </w:r>
      <w:r>
        <w:t xml:space="preserve">This sounds like a good way of evaluating user experience (UI/UX). How about evaluating functionality? Does the app do everything users would want? </w:t>
      </w:r>
    </w:p>
  </w:comment>
  <w:comment w:id="34" w:author="Simardeep Saini" w:date="2020-03-19T19:43:00Z" w:initials="SS">
    <w:p w14:paraId="5CBC72A3" w14:textId="77777777" w:rsidR="0070249D" w:rsidRDefault="0070249D">
      <w:pPr>
        <w:pStyle w:val="CommentText"/>
      </w:pPr>
      <w:r>
        <w:rPr>
          <w:rStyle w:val="CommentReference"/>
        </w:rPr>
        <w:annotationRef/>
      </w:r>
      <w:r>
        <w:t xml:space="preserve">It’s probably better if you provide some factual information oppose to your opinion when discussing requirements traceability. In an ideal scenario, functional requirements would be </w:t>
      </w:r>
      <w:r w:rsidR="00A20271">
        <w:t>captured</w:t>
      </w:r>
      <w:r>
        <w:t xml:space="preserve"> from user stories</w:t>
      </w:r>
      <w:r w:rsidR="00A20271">
        <w:t xml:space="preserve"> and would inform the design, which then drives the implementation. </w:t>
      </w:r>
      <w:proofErr w:type="gramStart"/>
      <w:r w:rsidR="00A20271">
        <w:t>So</w:t>
      </w:r>
      <w:proofErr w:type="gramEnd"/>
      <w:r w:rsidR="00A20271">
        <w:t xml:space="preserve"> if you can say you traced the implementation all the way back to requirements (through the design), then that’s a good way of knowing you’ve satisfied them. </w:t>
      </w:r>
      <w:proofErr w:type="gramStart"/>
      <w:r w:rsidR="00A20271">
        <w:t>Also</w:t>
      </w:r>
      <w:proofErr w:type="gramEnd"/>
      <w:r w:rsidR="00A20271">
        <w:t xml:space="preserve"> worth mentioning testing here and maybe throw in some stats to prove how awesome the app is!</w:t>
      </w:r>
    </w:p>
  </w:comment>
  <w:comment w:id="43" w:author="Simardeep Saini" w:date="2020-03-19T19:46:00Z" w:initials="SS">
    <w:p w14:paraId="4486AD9B" w14:textId="77777777" w:rsidR="00A20271" w:rsidRDefault="00A20271">
      <w:pPr>
        <w:pStyle w:val="CommentText"/>
      </w:pPr>
      <w:r>
        <w:rPr>
          <w:rStyle w:val="CommentReference"/>
        </w:rPr>
        <w:annotationRef/>
      </w:r>
      <w:r>
        <w:t>Try and find some more references, ideally academic papers if you can…even if it’s a tenuous link to the report, it always impresses markers when undergrads reference reputable papers.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E4377B" w15:done="0"/>
  <w15:commentEx w15:paraId="763133C9" w15:done="0"/>
  <w15:commentEx w15:paraId="589C9882" w15:done="0"/>
  <w15:commentEx w15:paraId="0A93A20D" w15:done="0"/>
  <w15:commentEx w15:paraId="5CBC72A3" w15:done="0"/>
  <w15:commentEx w15:paraId="4486AD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E4377B" w16cid:durableId="221E1D27"/>
  <w16cid:commentId w16cid:paraId="763133C9" w16cid:durableId="221E45AC"/>
  <w16cid:commentId w16cid:paraId="589C9882" w16cid:durableId="221E4575"/>
  <w16cid:commentId w16cid:paraId="0A93A20D" w16cid:durableId="221E4811"/>
  <w16cid:commentId w16cid:paraId="5CBC72A3" w16cid:durableId="221E49DE"/>
  <w16cid:commentId w16cid:paraId="4486AD9B" w16cid:durableId="221E4A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69ED7" w14:textId="77777777" w:rsidR="00BA7207" w:rsidRDefault="00BA7207" w:rsidP="0077406F">
      <w:pPr>
        <w:spacing w:after="0" w:line="240" w:lineRule="auto"/>
      </w:pPr>
      <w:r>
        <w:separator/>
      </w:r>
    </w:p>
  </w:endnote>
  <w:endnote w:type="continuationSeparator" w:id="0">
    <w:p w14:paraId="0670A9AE" w14:textId="77777777" w:rsidR="00BA7207" w:rsidRDefault="00BA7207" w:rsidP="00774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DejaVuSans">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7E238" w14:textId="77777777" w:rsidR="00551C67" w:rsidRDefault="00551C67">
    <w:pPr>
      <w:pStyle w:val="Footer"/>
      <w:pBdr>
        <w:top w:val="single" w:sz="4" w:space="1" w:color="D9D9D9" w:themeColor="background1" w:themeShade="D9"/>
      </w:pBdr>
      <w:jc w:val="right"/>
    </w:pPr>
  </w:p>
  <w:p w14:paraId="134E5D95" w14:textId="77777777" w:rsidR="00551C67" w:rsidRDefault="00551C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933112"/>
      <w:docPartObj>
        <w:docPartGallery w:val="Page Numbers (Bottom of Page)"/>
        <w:docPartUnique/>
      </w:docPartObj>
    </w:sdtPr>
    <w:sdtEndPr/>
    <w:sdtContent>
      <w:p w14:paraId="4B61C8A3" w14:textId="77777777" w:rsidR="00551C67" w:rsidRDefault="00551C67">
        <w:pPr>
          <w:pStyle w:val="Footer"/>
          <w:jc w:val="right"/>
        </w:pPr>
        <w:r>
          <w:t xml:space="preserve">Page | </w:t>
        </w:r>
        <w:r w:rsidR="00997EBF">
          <w:fldChar w:fldCharType="begin"/>
        </w:r>
        <w:r w:rsidR="00997EBF">
          <w:instrText xml:space="preserve"> PAGE   \* MERGEFORMAT </w:instrText>
        </w:r>
        <w:r w:rsidR="00997EBF">
          <w:fldChar w:fldCharType="separate"/>
        </w:r>
        <w:r w:rsidR="00AF3AA6">
          <w:rPr>
            <w:noProof/>
          </w:rPr>
          <w:t>1</w:t>
        </w:r>
        <w:r w:rsidR="00997EBF">
          <w:rPr>
            <w:noProof/>
          </w:rPr>
          <w:fldChar w:fldCharType="end"/>
        </w:r>
        <w:r>
          <w:t xml:space="preserve"> </w:t>
        </w:r>
      </w:p>
    </w:sdtContent>
  </w:sdt>
  <w:p w14:paraId="015AEDC9" w14:textId="77777777" w:rsidR="00551C67" w:rsidRDefault="00551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D110A" w14:textId="77777777" w:rsidR="00BA7207" w:rsidRDefault="00BA7207" w:rsidP="0077406F">
      <w:pPr>
        <w:spacing w:after="0" w:line="240" w:lineRule="auto"/>
      </w:pPr>
      <w:r>
        <w:separator/>
      </w:r>
    </w:p>
  </w:footnote>
  <w:footnote w:type="continuationSeparator" w:id="0">
    <w:p w14:paraId="2BD5A4BC" w14:textId="77777777" w:rsidR="00BA7207" w:rsidRDefault="00BA7207" w:rsidP="00774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5144E8" w14:textId="77777777" w:rsidR="00551C67" w:rsidRDefault="00551C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F4B50"/>
    <w:multiLevelType w:val="hybridMultilevel"/>
    <w:tmpl w:val="C2549546"/>
    <w:lvl w:ilvl="0" w:tplc="6B46FD86">
      <w:start w:val="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B22AAA"/>
    <w:multiLevelType w:val="hybridMultilevel"/>
    <w:tmpl w:val="10B2C5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D8022D7"/>
    <w:multiLevelType w:val="hybridMultilevel"/>
    <w:tmpl w:val="994A2714"/>
    <w:lvl w:ilvl="0" w:tplc="BCB86F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A7DD2"/>
    <w:multiLevelType w:val="hybridMultilevel"/>
    <w:tmpl w:val="557CC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706A64"/>
    <w:multiLevelType w:val="hybridMultilevel"/>
    <w:tmpl w:val="86CCD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CA13018"/>
    <w:multiLevelType w:val="hybridMultilevel"/>
    <w:tmpl w:val="D0D2C3F8"/>
    <w:lvl w:ilvl="0" w:tplc="1C1832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0"/>
  </w:num>
  <w:num w:numId="5">
    <w:abstractNumId w:val="5"/>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ndip Patel">
    <w15:presenceInfo w15:providerId="Windows Live" w15:userId="f9e29c99891e57b6"/>
  </w15:person>
  <w15:person w15:author="Simardeep Saini">
    <w15:presenceInfo w15:providerId="Windows Live" w15:userId="46db1a7cf75d9a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06F"/>
    <w:rsid w:val="00003933"/>
    <w:rsid w:val="00006744"/>
    <w:rsid w:val="00012211"/>
    <w:rsid w:val="00023FF8"/>
    <w:rsid w:val="0002555C"/>
    <w:rsid w:val="00031585"/>
    <w:rsid w:val="00032DA6"/>
    <w:rsid w:val="000349DB"/>
    <w:rsid w:val="00035305"/>
    <w:rsid w:val="00037393"/>
    <w:rsid w:val="000377C2"/>
    <w:rsid w:val="0004047A"/>
    <w:rsid w:val="00040C53"/>
    <w:rsid w:val="000430BB"/>
    <w:rsid w:val="00044063"/>
    <w:rsid w:val="0006543B"/>
    <w:rsid w:val="00067A4E"/>
    <w:rsid w:val="00070274"/>
    <w:rsid w:val="000704AA"/>
    <w:rsid w:val="00080863"/>
    <w:rsid w:val="000848C8"/>
    <w:rsid w:val="00085480"/>
    <w:rsid w:val="000943B2"/>
    <w:rsid w:val="00095F07"/>
    <w:rsid w:val="00095F61"/>
    <w:rsid w:val="00096C2F"/>
    <w:rsid w:val="000A2609"/>
    <w:rsid w:val="000C1D9A"/>
    <w:rsid w:val="000C5023"/>
    <w:rsid w:val="000C6F3E"/>
    <w:rsid w:val="000D22AC"/>
    <w:rsid w:val="000E1035"/>
    <w:rsid w:val="000E17EC"/>
    <w:rsid w:val="000E3D15"/>
    <w:rsid w:val="000E6C72"/>
    <w:rsid w:val="000E7061"/>
    <w:rsid w:val="000E7AA1"/>
    <w:rsid w:val="000F29AD"/>
    <w:rsid w:val="000F4E56"/>
    <w:rsid w:val="00106C2C"/>
    <w:rsid w:val="001100A0"/>
    <w:rsid w:val="00110447"/>
    <w:rsid w:val="001130D1"/>
    <w:rsid w:val="00117269"/>
    <w:rsid w:val="00120071"/>
    <w:rsid w:val="001257C1"/>
    <w:rsid w:val="00126DEC"/>
    <w:rsid w:val="0013151C"/>
    <w:rsid w:val="0013449D"/>
    <w:rsid w:val="00147AA3"/>
    <w:rsid w:val="001553DF"/>
    <w:rsid w:val="00164411"/>
    <w:rsid w:val="0016730A"/>
    <w:rsid w:val="0017104E"/>
    <w:rsid w:val="00172628"/>
    <w:rsid w:val="00187360"/>
    <w:rsid w:val="001A4592"/>
    <w:rsid w:val="001A4686"/>
    <w:rsid w:val="001B0774"/>
    <w:rsid w:val="001B3FBA"/>
    <w:rsid w:val="001C6A10"/>
    <w:rsid w:val="001C6AC0"/>
    <w:rsid w:val="001D0BEF"/>
    <w:rsid w:val="001D3E70"/>
    <w:rsid w:val="001E1882"/>
    <w:rsid w:val="001E4479"/>
    <w:rsid w:val="001F01BC"/>
    <w:rsid w:val="001F7816"/>
    <w:rsid w:val="00200FE3"/>
    <w:rsid w:val="002019F8"/>
    <w:rsid w:val="00207872"/>
    <w:rsid w:val="00214654"/>
    <w:rsid w:val="00216A49"/>
    <w:rsid w:val="0022010E"/>
    <w:rsid w:val="00220C56"/>
    <w:rsid w:val="002217A6"/>
    <w:rsid w:val="002239EF"/>
    <w:rsid w:val="002277EE"/>
    <w:rsid w:val="002411FC"/>
    <w:rsid w:val="00243875"/>
    <w:rsid w:val="00245546"/>
    <w:rsid w:val="00245CB4"/>
    <w:rsid w:val="0024648C"/>
    <w:rsid w:val="0025130F"/>
    <w:rsid w:val="00253AA3"/>
    <w:rsid w:val="0025517D"/>
    <w:rsid w:val="00265BA2"/>
    <w:rsid w:val="002663CF"/>
    <w:rsid w:val="002664B0"/>
    <w:rsid w:val="0027093F"/>
    <w:rsid w:val="0027431C"/>
    <w:rsid w:val="0027434C"/>
    <w:rsid w:val="0028319D"/>
    <w:rsid w:val="002863C5"/>
    <w:rsid w:val="00290F72"/>
    <w:rsid w:val="002934E5"/>
    <w:rsid w:val="00296116"/>
    <w:rsid w:val="00296212"/>
    <w:rsid w:val="0029647E"/>
    <w:rsid w:val="00296C64"/>
    <w:rsid w:val="002A123F"/>
    <w:rsid w:val="002A1B12"/>
    <w:rsid w:val="002A4B09"/>
    <w:rsid w:val="002A4BAA"/>
    <w:rsid w:val="002C18E1"/>
    <w:rsid w:val="002C42AA"/>
    <w:rsid w:val="002D04B7"/>
    <w:rsid w:val="002D2282"/>
    <w:rsid w:val="002D4C0B"/>
    <w:rsid w:val="002F00EA"/>
    <w:rsid w:val="002F0495"/>
    <w:rsid w:val="002F1E40"/>
    <w:rsid w:val="002F24EB"/>
    <w:rsid w:val="002F67A0"/>
    <w:rsid w:val="0030001F"/>
    <w:rsid w:val="00300C44"/>
    <w:rsid w:val="003013DA"/>
    <w:rsid w:val="0030531E"/>
    <w:rsid w:val="003062B7"/>
    <w:rsid w:val="00306CA9"/>
    <w:rsid w:val="00312D41"/>
    <w:rsid w:val="00317520"/>
    <w:rsid w:val="00322CBC"/>
    <w:rsid w:val="00323C7A"/>
    <w:rsid w:val="00327887"/>
    <w:rsid w:val="00327BA7"/>
    <w:rsid w:val="00330AF5"/>
    <w:rsid w:val="003346CD"/>
    <w:rsid w:val="00336075"/>
    <w:rsid w:val="00341EBC"/>
    <w:rsid w:val="00342C31"/>
    <w:rsid w:val="00352D71"/>
    <w:rsid w:val="0036257C"/>
    <w:rsid w:val="00365032"/>
    <w:rsid w:val="003652BD"/>
    <w:rsid w:val="003658A7"/>
    <w:rsid w:val="003734A2"/>
    <w:rsid w:val="00375351"/>
    <w:rsid w:val="00376500"/>
    <w:rsid w:val="00376635"/>
    <w:rsid w:val="00376F37"/>
    <w:rsid w:val="003821A7"/>
    <w:rsid w:val="00386F9C"/>
    <w:rsid w:val="0038769D"/>
    <w:rsid w:val="00391107"/>
    <w:rsid w:val="00392733"/>
    <w:rsid w:val="00393064"/>
    <w:rsid w:val="003956C7"/>
    <w:rsid w:val="0039575B"/>
    <w:rsid w:val="003A0C8F"/>
    <w:rsid w:val="003A3995"/>
    <w:rsid w:val="003A4725"/>
    <w:rsid w:val="003A7247"/>
    <w:rsid w:val="003A7521"/>
    <w:rsid w:val="003C042A"/>
    <w:rsid w:val="003C06BD"/>
    <w:rsid w:val="003C1305"/>
    <w:rsid w:val="003D33DF"/>
    <w:rsid w:val="003D44E1"/>
    <w:rsid w:val="003D65B3"/>
    <w:rsid w:val="003E1E2B"/>
    <w:rsid w:val="003E4C69"/>
    <w:rsid w:val="003F170C"/>
    <w:rsid w:val="003F29A8"/>
    <w:rsid w:val="003F2BB6"/>
    <w:rsid w:val="003F4D2D"/>
    <w:rsid w:val="004039BA"/>
    <w:rsid w:val="00403BAC"/>
    <w:rsid w:val="00411E20"/>
    <w:rsid w:val="00420B31"/>
    <w:rsid w:val="00427DB6"/>
    <w:rsid w:val="0043226B"/>
    <w:rsid w:val="00432420"/>
    <w:rsid w:val="0043495C"/>
    <w:rsid w:val="00435266"/>
    <w:rsid w:val="00437373"/>
    <w:rsid w:val="0044326B"/>
    <w:rsid w:val="004502A1"/>
    <w:rsid w:val="00451B6D"/>
    <w:rsid w:val="00455724"/>
    <w:rsid w:val="00465284"/>
    <w:rsid w:val="00466AF2"/>
    <w:rsid w:val="00467359"/>
    <w:rsid w:val="004673CC"/>
    <w:rsid w:val="00471AD3"/>
    <w:rsid w:val="004762A8"/>
    <w:rsid w:val="00487460"/>
    <w:rsid w:val="0049208C"/>
    <w:rsid w:val="00497242"/>
    <w:rsid w:val="004A224A"/>
    <w:rsid w:val="004A2F18"/>
    <w:rsid w:val="004B16B1"/>
    <w:rsid w:val="004B59A0"/>
    <w:rsid w:val="004C7D46"/>
    <w:rsid w:val="004D3245"/>
    <w:rsid w:val="004D51E7"/>
    <w:rsid w:val="004D7B10"/>
    <w:rsid w:val="004E1408"/>
    <w:rsid w:val="004E3C53"/>
    <w:rsid w:val="004E475A"/>
    <w:rsid w:val="004F08A5"/>
    <w:rsid w:val="004F2355"/>
    <w:rsid w:val="004F7B80"/>
    <w:rsid w:val="004F7C21"/>
    <w:rsid w:val="004F7E42"/>
    <w:rsid w:val="005027E2"/>
    <w:rsid w:val="00506B94"/>
    <w:rsid w:val="00511F9F"/>
    <w:rsid w:val="00512E6C"/>
    <w:rsid w:val="00513376"/>
    <w:rsid w:val="005137A0"/>
    <w:rsid w:val="005175B1"/>
    <w:rsid w:val="005224B6"/>
    <w:rsid w:val="00523972"/>
    <w:rsid w:val="00524258"/>
    <w:rsid w:val="005258B8"/>
    <w:rsid w:val="005267B0"/>
    <w:rsid w:val="0053036E"/>
    <w:rsid w:val="00534227"/>
    <w:rsid w:val="00540076"/>
    <w:rsid w:val="00541030"/>
    <w:rsid w:val="00543C86"/>
    <w:rsid w:val="00550D02"/>
    <w:rsid w:val="00551C67"/>
    <w:rsid w:val="005629BA"/>
    <w:rsid w:val="0056395B"/>
    <w:rsid w:val="0056418C"/>
    <w:rsid w:val="0056438A"/>
    <w:rsid w:val="005759AB"/>
    <w:rsid w:val="00576B84"/>
    <w:rsid w:val="005771F5"/>
    <w:rsid w:val="0059125E"/>
    <w:rsid w:val="00591A7A"/>
    <w:rsid w:val="00595FED"/>
    <w:rsid w:val="005A3AF5"/>
    <w:rsid w:val="005B1482"/>
    <w:rsid w:val="005B2905"/>
    <w:rsid w:val="005B63D4"/>
    <w:rsid w:val="005B7BFF"/>
    <w:rsid w:val="005C375E"/>
    <w:rsid w:val="005C7953"/>
    <w:rsid w:val="005D2B75"/>
    <w:rsid w:val="005D5AB9"/>
    <w:rsid w:val="005E05FC"/>
    <w:rsid w:val="005E1286"/>
    <w:rsid w:val="005E44CF"/>
    <w:rsid w:val="005E47BB"/>
    <w:rsid w:val="005E5890"/>
    <w:rsid w:val="005E68B6"/>
    <w:rsid w:val="005F0964"/>
    <w:rsid w:val="005F09E7"/>
    <w:rsid w:val="005F12FF"/>
    <w:rsid w:val="00603094"/>
    <w:rsid w:val="0060668C"/>
    <w:rsid w:val="006109B3"/>
    <w:rsid w:val="00611C9D"/>
    <w:rsid w:val="006144EA"/>
    <w:rsid w:val="00615807"/>
    <w:rsid w:val="00617AFB"/>
    <w:rsid w:val="006217C1"/>
    <w:rsid w:val="006243B8"/>
    <w:rsid w:val="00630D75"/>
    <w:rsid w:val="00633A42"/>
    <w:rsid w:val="00634787"/>
    <w:rsid w:val="006349F0"/>
    <w:rsid w:val="006374A2"/>
    <w:rsid w:val="00640740"/>
    <w:rsid w:val="00641721"/>
    <w:rsid w:val="006436EA"/>
    <w:rsid w:val="0064644B"/>
    <w:rsid w:val="006637CD"/>
    <w:rsid w:val="006646F6"/>
    <w:rsid w:val="006671E1"/>
    <w:rsid w:val="00674592"/>
    <w:rsid w:val="00677D91"/>
    <w:rsid w:val="00677E40"/>
    <w:rsid w:val="00680120"/>
    <w:rsid w:val="00691524"/>
    <w:rsid w:val="00694D31"/>
    <w:rsid w:val="00694E48"/>
    <w:rsid w:val="00696D61"/>
    <w:rsid w:val="006B2D0C"/>
    <w:rsid w:val="006B31DB"/>
    <w:rsid w:val="006B5F32"/>
    <w:rsid w:val="006B7063"/>
    <w:rsid w:val="006C1B28"/>
    <w:rsid w:val="006C2261"/>
    <w:rsid w:val="006D4490"/>
    <w:rsid w:val="006D5A71"/>
    <w:rsid w:val="006D6131"/>
    <w:rsid w:val="006E2D22"/>
    <w:rsid w:val="006E5F3C"/>
    <w:rsid w:val="006E7091"/>
    <w:rsid w:val="006F07BF"/>
    <w:rsid w:val="006F0D32"/>
    <w:rsid w:val="006F1C66"/>
    <w:rsid w:val="006F3494"/>
    <w:rsid w:val="006F4133"/>
    <w:rsid w:val="0070095A"/>
    <w:rsid w:val="0070249D"/>
    <w:rsid w:val="007054E0"/>
    <w:rsid w:val="0070678F"/>
    <w:rsid w:val="00707C01"/>
    <w:rsid w:val="00710907"/>
    <w:rsid w:val="00711994"/>
    <w:rsid w:val="00712F28"/>
    <w:rsid w:val="0072490A"/>
    <w:rsid w:val="0072671A"/>
    <w:rsid w:val="00732C64"/>
    <w:rsid w:val="00732CB4"/>
    <w:rsid w:val="0074030C"/>
    <w:rsid w:val="00747325"/>
    <w:rsid w:val="00750021"/>
    <w:rsid w:val="00754448"/>
    <w:rsid w:val="007664D0"/>
    <w:rsid w:val="00767419"/>
    <w:rsid w:val="00770032"/>
    <w:rsid w:val="00771418"/>
    <w:rsid w:val="0077406F"/>
    <w:rsid w:val="00774B4C"/>
    <w:rsid w:val="00787138"/>
    <w:rsid w:val="00791FC0"/>
    <w:rsid w:val="007972E2"/>
    <w:rsid w:val="007978C6"/>
    <w:rsid w:val="007A01E7"/>
    <w:rsid w:val="007A4325"/>
    <w:rsid w:val="007A63CE"/>
    <w:rsid w:val="007B3E53"/>
    <w:rsid w:val="007D2812"/>
    <w:rsid w:val="007D374D"/>
    <w:rsid w:val="007D4E71"/>
    <w:rsid w:val="007D55AF"/>
    <w:rsid w:val="007F4A25"/>
    <w:rsid w:val="007F502A"/>
    <w:rsid w:val="00800A82"/>
    <w:rsid w:val="00802A2C"/>
    <w:rsid w:val="008042EB"/>
    <w:rsid w:val="00810DF7"/>
    <w:rsid w:val="00813EF2"/>
    <w:rsid w:val="00821CEA"/>
    <w:rsid w:val="0082231C"/>
    <w:rsid w:val="0082284A"/>
    <w:rsid w:val="008328FD"/>
    <w:rsid w:val="00833B27"/>
    <w:rsid w:val="008345A1"/>
    <w:rsid w:val="00836C92"/>
    <w:rsid w:val="00837E7B"/>
    <w:rsid w:val="00843460"/>
    <w:rsid w:val="00855A13"/>
    <w:rsid w:val="00857F4B"/>
    <w:rsid w:val="00862C43"/>
    <w:rsid w:val="00862CA2"/>
    <w:rsid w:val="00870290"/>
    <w:rsid w:val="00872B89"/>
    <w:rsid w:val="00873580"/>
    <w:rsid w:val="008754E6"/>
    <w:rsid w:val="008779D1"/>
    <w:rsid w:val="008779D7"/>
    <w:rsid w:val="00882E3C"/>
    <w:rsid w:val="00883001"/>
    <w:rsid w:val="00884FC8"/>
    <w:rsid w:val="00885D83"/>
    <w:rsid w:val="00893779"/>
    <w:rsid w:val="00895BAF"/>
    <w:rsid w:val="008970F8"/>
    <w:rsid w:val="008A32D9"/>
    <w:rsid w:val="008A6796"/>
    <w:rsid w:val="008A7472"/>
    <w:rsid w:val="008B018A"/>
    <w:rsid w:val="008B1261"/>
    <w:rsid w:val="008B23DC"/>
    <w:rsid w:val="008B3614"/>
    <w:rsid w:val="008B5F42"/>
    <w:rsid w:val="008B655F"/>
    <w:rsid w:val="008B72BD"/>
    <w:rsid w:val="008C1C22"/>
    <w:rsid w:val="008C69A9"/>
    <w:rsid w:val="008D06B4"/>
    <w:rsid w:val="008D3308"/>
    <w:rsid w:val="008E32B5"/>
    <w:rsid w:val="008E7A48"/>
    <w:rsid w:val="008E7BA4"/>
    <w:rsid w:val="008F2E71"/>
    <w:rsid w:val="008F37CD"/>
    <w:rsid w:val="008F46B8"/>
    <w:rsid w:val="008F6874"/>
    <w:rsid w:val="00902D1D"/>
    <w:rsid w:val="0091183A"/>
    <w:rsid w:val="00915613"/>
    <w:rsid w:val="00915A35"/>
    <w:rsid w:val="00920A74"/>
    <w:rsid w:val="00920A78"/>
    <w:rsid w:val="00924A4D"/>
    <w:rsid w:val="00927331"/>
    <w:rsid w:val="00947F57"/>
    <w:rsid w:val="00950A2B"/>
    <w:rsid w:val="00950B50"/>
    <w:rsid w:val="0095615D"/>
    <w:rsid w:val="009562C0"/>
    <w:rsid w:val="0096336D"/>
    <w:rsid w:val="0096402A"/>
    <w:rsid w:val="00971142"/>
    <w:rsid w:val="0097180D"/>
    <w:rsid w:val="00974D5D"/>
    <w:rsid w:val="00976584"/>
    <w:rsid w:val="00976D40"/>
    <w:rsid w:val="0097779D"/>
    <w:rsid w:val="0098755F"/>
    <w:rsid w:val="00990BD4"/>
    <w:rsid w:val="00990D6C"/>
    <w:rsid w:val="0099202F"/>
    <w:rsid w:val="00997EBF"/>
    <w:rsid w:val="009A2A01"/>
    <w:rsid w:val="009A3DE9"/>
    <w:rsid w:val="009A3E62"/>
    <w:rsid w:val="009A3FB2"/>
    <w:rsid w:val="009A6281"/>
    <w:rsid w:val="009B05E7"/>
    <w:rsid w:val="009C31C0"/>
    <w:rsid w:val="009C559F"/>
    <w:rsid w:val="009C6854"/>
    <w:rsid w:val="009C713A"/>
    <w:rsid w:val="009D2507"/>
    <w:rsid w:val="009D4628"/>
    <w:rsid w:val="009E1DCF"/>
    <w:rsid w:val="009E1DD8"/>
    <w:rsid w:val="009E20F0"/>
    <w:rsid w:val="009F3EDF"/>
    <w:rsid w:val="009F7E38"/>
    <w:rsid w:val="00A062A3"/>
    <w:rsid w:val="00A0728D"/>
    <w:rsid w:val="00A12D1F"/>
    <w:rsid w:val="00A1306D"/>
    <w:rsid w:val="00A20271"/>
    <w:rsid w:val="00A223CE"/>
    <w:rsid w:val="00A26F9A"/>
    <w:rsid w:val="00A27048"/>
    <w:rsid w:val="00A30FE9"/>
    <w:rsid w:val="00A31F63"/>
    <w:rsid w:val="00A322A8"/>
    <w:rsid w:val="00A40C87"/>
    <w:rsid w:val="00A4120B"/>
    <w:rsid w:val="00A415BB"/>
    <w:rsid w:val="00A41FE9"/>
    <w:rsid w:val="00A51078"/>
    <w:rsid w:val="00A53D34"/>
    <w:rsid w:val="00A67D07"/>
    <w:rsid w:val="00A72CAE"/>
    <w:rsid w:val="00A72DB5"/>
    <w:rsid w:val="00A74DB9"/>
    <w:rsid w:val="00A85923"/>
    <w:rsid w:val="00A92613"/>
    <w:rsid w:val="00A944B6"/>
    <w:rsid w:val="00A97638"/>
    <w:rsid w:val="00A97707"/>
    <w:rsid w:val="00AA07FD"/>
    <w:rsid w:val="00AA0B07"/>
    <w:rsid w:val="00AA18B5"/>
    <w:rsid w:val="00AA3B3B"/>
    <w:rsid w:val="00AA5247"/>
    <w:rsid w:val="00AB281E"/>
    <w:rsid w:val="00AB29A8"/>
    <w:rsid w:val="00AB5B0F"/>
    <w:rsid w:val="00AB684D"/>
    <w:rsid w:val="00AC27F2"/>
    <w:rsid w:val="00AC41EE"/>
    <w:rsid w:val="00AD1132"/>
    <w:rsid w:val="00AD7C7C"/>
    <w:rsid w:val="00AE5810"/>
    <w:rsid w:val="00AF3AA6"/>
    <w:rsid w:val="00AF4799"/>
    <w:rsid w:val="00AF4C56"/>
    <w:rsid w:val="00AF50B5"/>
    <w:rsid w:val="00AF535D"/>
    <w:rsid w:val="00B02597"/>
    <w:rsid w:val="00B05489"/>
    <w:rsid w:val="00B0608C"/>
    <w:rsid w:val="00B12247"/>
    <w:rsid w:val="00B214A8"/>
    <w:rsid w:val="00B22E82"/>
    <w:rsid w:val="00B32AB5"/>
    <w:rsid w:val="00B3655B"/>
    <w:rsid w:val="00B3719A"/>
    <w:rsid w:val="00B40B71"/>
    <w:rsid w:val="00B43A85"/>
    <w:rsid w:val="00B43C4F"/>
    <w:rsid w:val="00B43D0F"/>
    <w:rsid w:val="00B479E2"/>
    <w:rsid w:val="00B51A55"/>
    <w:rsid w:val="00B53EB3"/>
    <w:rsid w:val="00B55897"/>
    <w:rsid w:val="00B60BDB"/>
    <w:rsid w:val="00B61EF7"/>
    <w:rsid w:val="00B64BA7"/>
    <w:rsid w:val="00B675AD"/>
    <w:rsid w:val="00B67B8E"/>
    <w:rsid w:val="00B805DC"/>
    <w:rsid w:val="00B82E77"/>
    <w:rsid w:val="00B83B97"/>
    <w:rsid w:val="00B9290F"/>
    <w:rsid w:val="00B92E19"/>
    <w:rsid w:val="00B93A8D"/>
    <w:rsid w:val="00BA7207"/>
    <w:rsid w:val="00BA7256"/>
    <w:rsid w:val="00BB1C00"/>
    <w:rsid w:val="00BB240C"/>
    <w:rsid w:val="00BB2A52"/>
    <w:rsid w:val="00BB5448"/>
    <w:rsid w:val="00BC71CD"/>
    <w:rsid w:val="00BC71F3"/>
    <w:rsid w:val="00BD5195"/>
    <w:rsid w:val="00BD5487"/>
    <w:rsid w:val="00BD6E32"/>
    <w:rsid w:val="00BD7C54"/>
    <w:rsid w:val="00BF3D49"/>
    <w:rsid w:val="00BF3EF1"/>
    <w:rsid w:val="00BF4E31"/>
    <w:rsid w:val="00BF593C"/>
    <w:rsid w:val="00BF7085"/>
    <w:rsid w:val="00C01195"/>
    <w:rsid w:val="00C03B25"/>
    <w:rsid w:val="00C14894"/>
    <w:rsid w:val="00C20903"/>
    <w:rsid w:val="00C216C7"/>
    <w:rsid w:val="00C24462"/>
    <w:rsid w:val="00C24787"/>
    <w:rsid w:val="00C26078"/>
    <w:rsid w:val="00C34827"/>
    <w:rsid w:val="00C37A3F"/>
    <w:rsid w:val="00C4170E"/>
    <w:rsid w:val="00C41C3A"/>
    <w:rsid w:val="00C46BC1"/>
    <w:rsid w:val="00C54435"/>
    <w:rsid w:val="00C61ABA"/>
    <w:rsid w:val="00C653D5"/>
    <w:rsid w:val="00C65A5B"/>
    <w:rsid w:val="00C73DFF"/>
    <w:rsid w:val="00C7496B"/>
    <w:rsid w:val="00C74A57"/>
    <w:rsid w:val="00C80763"/>
    <w:rsid w:val="00C80780"/>
    <w:rsid w:val="00C80832"/>
    <w:rsid w:val="00C80DE2"/>
    <w:rsid w:val="00C90C19"/>
    <w:rsid w:val="00C9615C"/>
    <w:rsid w:val="00C96EC5"/>
    <w:rsid w:val="00C97578"/>
    <w:rsid w:val="00CA575C"/>
    <w:rsid w:val="00CB0820"/>
    <w:rsid w:val="00CB094A"/>
    <w:rsid w:val="00CB276B"/>
    <w:rsid w:val="00CB5454"/>
    <w:rsid w:val="00CC1A37"/>
    <w:rsid w:val="00CC32BB"/>
    <w:rsid w:val="00CC5316"/>
    <w:rsid w:val="00CC5E5E"/>
    <w:rsid w:val="00CC6A64"/>
    <w:rsid w:val="00CC7A86"/>
    <w:rsid w:val="00CD0CC1"/>
    <w:rsid w:val="00CD29CD"/>
    <w:rsid w:val="00CE0893"/>
    <w:rsid w:val="00CE0F37"/>
    <w:rsid w:val="00CE38ED"/>
    <w:rsid w:val="00CE6767"/>
    <w:rsid w:val="00CF3085"/>
    <w:rsid w:val="00CF4074"/>
    <w:rsid w:val="00CF4BF9"/>
    <w:rsid w:val="00CF6D85"/>
    <w:rsid w:val="00D02EC6"/>
    <w:rsid w:val="00D07A04"/>
    <w:rsid w:val="00D1501C"/>
    <w:rsid w:val="00D3254F"/>
    <w:rsid w:val="00D33EFE"/>
    <w:rsid w:val="00D3725E"/>
    <w:rsid w:val="00D45AC7"/>
    <w:rsid w:val="00D51714"/>
    <w:rsid w:val="00D525C3"/>
    <w:rsid w:val="00D527FB"/>
    <w:rsid w:val="00D62119"/>
    <w:rsid w:val="00D63A79"/>
    <w:rsid w:val="00D63AD1"/>
    <w:rsid w:val="00D70E1C"/>
    <w:rsid w:val="00D81F91"/>
    <w:rsid w:val="00D83BF7"/>
    <w:rsid w:val="00D8752F"/>
    <w:rsid w:val="00D92B4D"/>
    <w:rsid w:val="00D96722"/>
    <w:rsid w:val="00D975F8"/>
    <w:rsid w:val="00DA0C43"/>
    <w:rsid w:val="00DB7100"/>
    <w:rsid w:val="00DC3367"/>
    <w:rsid w:val="00DC6DFD"/>
    <w:rsid w:val="00DC764A"/>
    <w:rsid w:val="00DE0DA7"/>
    <w:rsid w:val="00DE2064"/>
    <w:rsid w:val="00DE5A7B"/>
    <w:rsid w:val="00DE7A88"/>
    <w:rsid w:val="00DF1ECE"/>
    <w:rsid w:val="00DF7149"/>
    <w:rsid w:val="00E02A31"/>
    <w:rsid w:val="00E03AF5"/>
    <w:rsid w:val="00E0769A"/>
    <w:rsid w:val="00E12D90"/>
    <w:rsid w:val="00E161FC"/>
    <w:rsid w:val="00E24119"/>
    <w:rsid w:val="00E31B04"/>
    <w:rsid w:val="00E33339"/>
    <w:rsid w:val="00E34611"/>
    <w:rsid w:val="00E36EF3"/>
    <w:rsid w:val="00E419E1"/>
    <w:rsid w:val="00E41D91"/>
    <w:rsid w:val="00E62406"/>
    <w:rsid w:val="00E736D9"/>
    <w:rsid w:val="00E74B38"/>
    <w:rsid w:val="00E7521D"/>
    <w:rsid w:val="00E752CF"/>
    <w:rsid w:val="00E80FC7"/>
    <w:rsid w:val="00E81947"/>
    <w:rsid w:val="00E84170"/>
    <w:rsid w:val="00E912AE"/>
    <w:rsid w:val="00E9278A"/>
    <w:rsid w:val="00E979B9"/>
    <w:rsid w:val="00EA0616"/>
    <w:rsid w:val="00EA0EB2"/>
    <w:rsid w:val="00EA44DD"/>
    <w:rsid w:val="00EA475B"/>
    <w:rsid w:val="00EA5F31"/>
    <w:rsid w:val="00EB408C"/>
    <w:rsid w:val="00EB5B98"/>
    <w:rsid w:val="00EB6112"/>
    <w:rsid w:val="00EC00E8"/>
    <w:rsid w:val="00EC5259"/>
    <w:rsid w:val="00EC5A87"/>
    <w:rsid w:val="00EC6209"/>
    <w:rsid w:val="00ED0ABB"/>
    <w:rsid w:val="00ED2B95"/>
    <w:rsid w:val="00ED4A35"/>
    <w:rsid w:val="00EE07A7"/>
    <w:rsid w:val="00EE1117"/>
    <w:rsid w:val="00EF4BA7"/>
    <w:rsid w:val="00EF5152"/>
    <w:rsid w:val="00EF5A2B"/>
    <w:rsid w:val="00F00397"/>
    <w:rsid w:val="00F20910"/>
    <w:rsid w:val="00F2264A"/>
    <w:rsid w:val="00F23665"/>
    <w:rsid w:val="00F23A1D"/>
    <w:rsid w:val="00F2519C"/>
    <w:rsid w:val="00F269ED"/>
    <w:rsid w:val="00F34536"/>
    <w:rsid w:val="00F36E70"/>
    <w:rsid w:val="00F371F7"/>
    <w:rsid w:val="00F45F1C"/>
    <w:rsid w:val="00F57DA9"/>
    <w:rsid w:val="00F61749"/>
    <w:rsid w:val="00F622C0"/>
    <w:rsid w:val="00F638DE"/>
    <w:rsid w:val="00F660F0"/>
    <w:rsid w:val="00F75A5E"/>
    <w:rsid w:val="00F836C6"/>
    <w:rsid w:val="00F841D1"/>
    <w:rsid w:val="00F949E3"/>
    <w:rsid w:val="00F95B69"/>
    <w:rsid w:val="00FA2F7E"/>
    <w:rsid w:val="00FA3794"/>
    <w:rsid w:val="00FA3AB2"/>
    <w:rsid w:val="00FA4015"/>
    <w:rsid w:val="00FA6E8D"/>
    <w:rsid w:val="00FA7755"/>
    <w:rsid w:val="00FB05D8"/>
    <w:rsid w:val="00FB22CF"/>
    <w:rsid w:val="00FB6610"/>
    <w:rsid w:val="00FC41DC"/>
    <w:rsid w:val="00FC447C"/>
    <w:rsid w:val="00FD074A"/>
    <w:rsid w:val="00FD1283"/>
    <w:rsid w:val="00FD47E1"/>
    <w:rsid w:val="00FD6BF2"/>
    <w:rsid w:val="00FE1BD0"/>
    <w:rsid w:val="00FE45DF"/>
    <w:rsid w:val="00FE6B2B"/>
    <w:rsid w:val="00FF06DD"/>
    <w:rsid w:val="00FF0739"/>
    <w:rsid w:val="00FF1B52"/>
    <w:rsid w:val="00FF4F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C34CC"/>
  <w15:docId w15:val="{03A384F5-EBA8-4B46-AD78-667FFDD5B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1749"/>
    <w:rPr>
      <w:rFonts w:ascii="Times New Roman" w:hAnsi="Times New Roman"/>
    </w:rPr>
  </w:style>
  <w:style w:type="paragraph" w:styleId="Heading1">
    <w:name w:val="heading 1"/>
    <w:basedOn w:val="Normal"/>
    <w:next w:val="Normal"/>
    <w:link w:val="Heading1Char"/>
    <w:uiPriority w:val="9"/>
    <w:qFormat/>
    <w:rsid w:val="002D4C0B"/>
    <w:pPr>
      <w:keepNext/>
      <w:keepLines/>
      <w:spacing w:before="480" w:after="0"/>
      <w:outlineLvl w:val="0"/>
    </w:pPr>
    <w:rPr>
      <w:rFonts w:ascii="Arial" w:eastAsiaTheme="majorEastAsia" w:hAnsi="Arial"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2D4C0B"/>
    <w:pPr>
      <w:keepNext/>
      <w:keepLines/>
      <w:spacing w:before="200" w:after="0"/>
      <w:outlineLvl w:val="1"/>
    </w:pPr>
    <w:rPr>
      <w:rFonts w:ascii="Arial" w:eastAsiaTheme="majorEastAsia" w:hAnsi="Arial" w:cstheme="majorBidi"/>
      <w:b/>
      <w:bCs/>
      <w:color w:val="4F81BD" w:themeColor="accent1"/>
      <w:sz w:val="28"/>
      <w:szCs w:val="26"/>
    </w:rPr>
  </w:style>
  <w:style w:type="paragraph" w:styleId="Heading3">
    <w:name w:val="heading 3"/>
    <w:basedOn w:val="Normal"/>
    <w:next w:val="Normal"/>
    <w:link w:val="Heading3Char"/>
    <w:uiPriority w:val="9"/>
    <w:unhideWhenUsed/>
    <w:qFormat/>
    <w:rsid w:val="00F2264A"/>
    <w:pPr>
      <w:keepNext/>
      <w:keepLines/>
      <w:spacing w:before="200" w:after="0"/>
      <w:outlineLvl w:val="2"/>
    </w:pPr>
    <w:rPr>
      <w:rFonts w:ascii="Arial" w:eastAsiaTheme="majorEastAsia" w:hAnsi="Arial" w:cstheme="majorBidi"/>
      <w:b/>
      <w:bCs/>
      <w:color w:val="95B3D7" w:themeColor="accent1" w:themeTint="99"/>
      <w:sz w:val="24"/>
    </w:rPr>
  </w:style>
  <w:style w:type="paragraph" w:styleId="Heading4">
    <w:name w:val="heading 4"/>
    <w:basedOn w:val="Normal"/>
    <w:next w:val="Normal"/>
    <w:link w:val="Heading4Char"/>
    <w:uiPriority w:val="9"/>
    <w:unhideWhenUsed/>
    <w:qFormat/>
    <w:rsid w:val="00A41FE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40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06F"/>
    <w:rPr>
      <w:rFonts w:ascii="Tahoma" w:hAnsi="Tahoma" w:cs="Tahoma"/>
      <w:sz w:val="16"/>
      <w:szCs w:val="16"/>
    </w:rPr>
  </w:style>
  <w:style w:type="paragraph" w:styleId="Header">
    <w:name w:val="header"/>
    <w:basedOn w:val="Normal"/>
    <w:link w:val="HeaderChar"/>
    <w:uiPriority w:val="99"/>
    <w:semiHidden/>
    <w:unhideWhenUsed/>
    <w:rsid w:val="0077406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7406F"/>
  </w:style>
  <w:style w:type="paragraph" w:styleId="Footer">
    <w:name w:val="footer"/>
    <w:basedOn w:val="Normal"/>
    <w:link w:val="FooterChar"/>
    <w:uiPriority w:val="99"/>
    <w:unhideWhenUsed/>
    <w:rsid w:val="00774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06F"/>
  </w:style>
  <w:style w:type="character" w:customStyle="1" w:styleId="Heading1Char">
    <w:name w:val="Heading 1 Char"/>
    <w:basedOn w:val="DefaultParagraphFont"/>
    <w:link w:val="Heading1"/>
    <w:uiPriority w:val="9"/>
    <w:rsid w:val="002D4C0B"/>
    <w:rPr>
      <w:rFonts w:ascii="Arial" w:eastAsiaTheme="majorEastAsia" w:hAnsi="Arial"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77406F"/>
    <w:pPr>
      <w:outlineLvl w:val="9"/>
    </w:pPr>
    <w:rPr>
      <w:lang w:val="en-US"/>
    </w:rPr>
  </w:style>
  <w:style w:type="character" w:customStyle="1" w:styleId="Heading2Char">
    <w:name w:val="Heading 2 Char"/>
    <w:basedOn w:val="DefaultParagraphFont"/>
    <w:link w:val="Heading2"/>
    <w:uiPriority w:val="9"/>
    <w:rsid w:val="002D4C0B"/>
    <w:rPr>
      <w:rFonts w:ascii="Arial" w:eastAsiaTheme="majorEastAsia" w:hAnsi="Arial" w:cstheme="majorBidi"/>
      <w:b/>
      <w:bCs/>
      <w:color w:val="4F81BD" w:themeColor="accent1"/>
      <w:sz w:val="28"/>
      <w:szCs w:val="26"/>
    </w:rPr>
  </w:style>
  <w:style w:type="paragraph" w:styleId="TOC1">
    <w:name w:val="toc 1"/>
    <w:basedOn w:val="Normal"/>
    <w:next w:val="Normal"/>
    <w:autoRedefine/>
    <w:uiPriority w:val="39"/>
    <w:unhideWhenUsed/>
    <w:rsid w:val="003D44E1"/>
    <w:pPr>
      <w:spacing w:after="100"/>
    </w:pPr>
  </w:style>
  <w:style w:type="paragraph" w:styleId="TOC2">
    <w:name w:val="toc 2"/>
    <w:basedOn w:val="Normal"/>
    <w:next w:val="Normal"/>
    <w:autoRedefine/>
    <w:uiPriority w:val="39"/>
    <w:unhideWhenUsed/>
    <w:rsid w:val="003D44E1"/>
    <w:pPr>
      <w:spacing w:after="100"/>
      <w:ind w:left="220"/>
    </w:pPr>
  </w:style>
  <w:style w:type="character" w:styleId="Hyperlink">
    <w:name w:val="Hyperlink"/>
    <w:basedOn w:val="DefaultParagraphFont"/>
    <w:uiPriority w:val="99"/>
    <w:unhideWhenUsed/>
    <w:rsid w:val="003D44E1"/>
    <w:rPr>
      <w:color w:val="0000FF" w:themeColor="hyperlink"/>
      <w:u w:val="single"/>
    </w:rPr>
  </w:style>
  <w:style w:type="paragraph" w:customStyle="1" w:styleId="HeadingexcContents">
    <w:name w:val="Heading (exc Contents)"/>
    <w:link w:val="HeadingexcContentsChar"/>
    <w:qFormat/>
    <w:rsid w:val="002D4C0B"/>
    <w:rPr>
      <w:rFonts w:ascii="Arial" w:eastAsiaTheme="majorEastAsia" w:hAnsi="Arial" w:cstheme="majorBidi"/>
      <w:b/>
      <w:bCs/>
      <w:color w:val="4F81BD" w:themeColor="accent1"/>
      <w:sz w:val="28"/>
      <w:szCs w:val="26"/>
    </w:rPr>
  </w:style>
  <w:style w:type="character" w:customStyle="1" w:styleId="Heading3Char">
    <w:name w:val="Heading 3 Char"/>
    <w:basedOn w:val="DefaultParagraphFont"/>
    <w:link w:val="Heading3"/>
    <w:uiPriority w:val="9"/>
    <w:rsid w:val="00F2264A"/>
    <w:rPr>
      <w:rFonts w:ascii="Arial" w:eastAsiaTheme="majorEastAsia" w:hAnsi="Arial" w:cstheme="majorBidi"/>
      <w:b/>
      <w:bCs/>
      <w:color w:val="95B3D7" w:themeColor="accent1" w:themeTint="99"/>
      <w:sz w:val="24"/>
    </w:rPr>
  </w:style>
  <w:style w:type="character" w:customStyle="1" w:styleId="HeadingexcContentsChar">
    <w:name w:val="Heading (exc Contents) Char"/>
    <w:basedOn w:val="Heading2Char"/>
    <w:link w:val="HeadingexcContents"/>
    <w:rsid w:val="002D4C0B"/>
    <w:rPr>
      <w:rFonts w:ascii="Arial" w:eastAsiaTheme="majorEastAsia" w:hAnsi="Arial" w:cstheme="majorBidi"/>
      <w:b/>
      <w:bCs/>
      <w:color w:val="4F81BD" w:themeColor="accent1"/>
      <w:sz w:val="28"/>
      <w:szCs w:val="26"/>
    </w:rPr>
  </w:style>
  <w:style w:type="paragraph" w:styleId="BodyText">
    <w:name w:val="Body Text"/>
    <w:basedOn w:val="Normal"/>
    <w:link w:val="BodyTextChar"/>
    <w:semiHidden/>
    <w:rsid w:val="005B63D4"/>
    <w:pPr>
      <w:widowControl w:val="0"/>
      <w:suppressAutoHyphens/>
      <w:spacing w:after="120" w:line="240" w:lineRule="auto"/>
    </w:pPr>
    <w:rPr>
      <w:rFonts w:ascii="Times" w:eastAsia="DejaVuSans" w:hAnsi="Times" w:cs="Times New Roman"/>
      <w:kern w:val="1"/>
      <w:sz w:val="24"/>
      <w:szCs w:val="24"/>
    </w:rPr>
  </w:style>
  <w:style w:type="character" w:customStyle="1" w:styleId="BodyTextChar">
    <w:name w:val="Body Text Char"/>
    <w:basedOn w:val="DefaultParagraphFont"/>
    <w:link w:val="BodyText"/>
    <w:semiHidden/>
    <w:rsid w:val="005B63D4"/>
    <w:rPr>
      <w:rFonts w:ascii="Times" w:eastAsia="DejaVuSans" w:hAnsi="Times" w:cs="Times New Roman"/>
      <w:kern w:val="1"/>
      <w:sz w:val="24"/>
      <w:szCs w:val="24"/>
    </w:rPr>
  </w:style>
  <w:style w:type="paragraph" w:styleId="TOC3">
    <w:name w:val="toc 3"/>
    <w:basedOn w:val="Normal"/>
    <w:next w:val="Normal"/>
    <w:autoRedefine/>
    <w:uiPriority w:val="39"/>
    <w:unhideWhenUsed/>
    <w:rsid w:val="00F34536"/>
    <w:pPr>
      <w:spacing w:after="100"/>
      <w:ind w:left="440"/>
    </w:pPr>
  </w:style>
  <w:style w:type="paragraph" w:styleId="NoSpacing">
    <w:name w:val="No Spacing"/>
    <w:uiPriority w:val="1"/>
    <w:qFormat/>
    <w:rsid w:val="0013151C"/>
    <w:pPr>
      <w:spacing w:after="0" w:line="240" w:lineRule="auto"/>
    </w:pPr>
    <w:rPr>
      <w:rFonts w:ascii="Times New Roman" w:hAnsi="Times New Roman"/>
    </w:rPr>
  </w:style>
  <w:style w:type="paragraph" w:styleId="ListParagraph">
    <w:name w:val="List Paragraph"/>
    <w:basedOn w:val="Normal"/>
    <w:uiPriority w:val="34"/>
    <w:qFormat/>
    <w:rsid w:val="00C34827"/>
    <w:pPr>
      <w:ind w:left="720"/>
      <w:contextualSpacing/>
    </w:pPr>
  </w:style>
  <w:style w:type="character" w:customStyle="1" w:styleId="Heading4Char">
    <w:name w:val="Heading 4 Char"/>
    <w:basedOn w:val="DefaultParagraphFont"/>
    <w:link w:val="Heading4"/>
    <w:uiPriority w:val="9"/>
    <w:rsid w:val="00A41FE9"/>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E62406"/>
    <w:pPr>
      <w:spacing w:before="100" w:beforeAutospacing="1" w:after="100" w:afterAutospacing="1" w:line="240" w:lineRule="auto"/>
    </w:pPr>
    <w:rPr>
      <w:rFonts w:eastAsia="Times New Roman" w:cs="Times New Roman"/>
      <w:sz w:val="24"/>
      <w:szCs w:val="24"/>
      <w:lang w:val="en-US"/>
    </w:rPr>
  </w:style>
  <w:style w:type="paragraph" w:styleId="Revision">
    <w:name w:val="Revision"/>
    <w:hidden/>
    <w:uiPriority w:val="99"/>
    <w:semiHidden/>
    <w:rsid w:val="0099202F"/>
    <w:pPr>
      <w:spacing w:after="0" w:line="240" w:lineRule="auto"/>
    </w:pPr>
    <w:rPr>
      <w:rFonts w:ascii="Times New Roman" w:hAnsi="Times New Roman"/>
    </w:rPr>
  </w:style>
  <w:style w:type="character" w:styleId="CommentReference">
    <w:name w:val="annotation reference"/>
    <w:basedOn w:val="DefaultParagraphFont"/>
    <w:uiPriority w:val="99"/>
    <w:semiHidden/>
    <w:unhideWhenUsed/>
    <w:rsid w:val="0099202F"/>
    <w:rPr>
      <w:sz w:val="16"/>
      <w:szCs w:val="16"/>
    </w:rPr>
  </w:style>
  <w:style w:type="paragraph" w:styleId="CommentText">
    <w:name w:val="annotation text"/>
    <w:basedOn w:val="Normal"/>
    <w:link w:val="CommentTextChar"/>
    <w:uiPriority w:val="99"/>
    <w:semiHidden/>
    <w:unhideWhenUsed/>
    <w:rsid w:val="0099202F"/>
    <w:pPr>
      <w:spacing w:line="240" w:lineRule="auto"/>
    </w:pPr>
    <w:rPr>
      <w:sz w:val="20"/>
      <w:szCs w:val="20"/>
    </w:rPr>
  </w:style>
  <w:style w:type="character" w:customStyle="1" w:styleId="CommentTextChar">
    <w:name w:val="Comment Text Char"/>
    <w:basedOn w:val="DefaultParagraphFont"/>
    <w:link w:val="CommentText"/>
    <w:uiPriority w:val="99"/>
    <w:semiHidden/>
    <w:rsid w:val="0099202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9202F"/>
    <w:rPr>
      <w:b/>
      <w:bCs/>
    </w:rPr>
  </w:style>
  <w:style w:type="character" w:customStyle="1" w:styleId="CommentSubjectChar">
    <w:name w:val="Comment Subject Char"/>
    <w:basedOn w:val="CommentTextChar"/>
    <w:link w:val="CommentSubject"/>
    <w:uiPriority w:val="99"/>
    <w:semiHidden/>
    <w:rsid w:val="0099202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114043">
      <w:bodyDiv w:val="1"/>
      <w:marLeft w:val="0"/>
      <w:marRight w:val="0"/>
      <w:marTop w:val="0"/>
      <w:marBottom w:val="0"/>
      <w:divBdr>
        <w:top w:val="none" w:sz="0" w:space="0" w:color="auto"/>
        <w:left w:val="none" w:sz="0" w:space="0" w:color="auto"/>
        <w:bottom w:val="none" w:sz="0" w:space="0" w:color="auto"/>
        <w:right w:val="none" w:sz="0" w:space="0" w:color="auto"/>
      </w:divBdr>
    </w:div>
    <w:div w:id="657342876">
      <w:bodyDiv w:val="1"/>
      <w:marLeft w:val="0"/>
      <w:marRight w:val="0"/>
      <w:marTop w:val="0"/>
      <w:marBottom w:val="0"/>
      <w:divBdr>
        <w:top w:val="none" w:sz="0" w:space="0" w:color="auto"/>
        <w:left w:val="none" w:sz="0" w:space="0" w:color="auto"/>
        <w:bottom w:val="none" w:sz="0" w:space="0" w:color="auto"/>
        <w:right w:val="none" w:sz="0" w:space="0" w:color="auto"/>
      </w:divBdr>
    </w:div>
    <w:div w:id="1001350825">
      <w:bodyDiv w:val="1"/>
      <w:marLeft w:val="0"/>
      <w:marRight w:val="0"/>
      <w:marTop w:val="0"/>
      <w:marBottom w:val="0"/>
      <w:divBdr>
        <w:top w:val="none" w:sz="0" w:space="0" w:color="auto"/>
        <w:left w:val="none" w:sz="0" w:space="0" w:color="auto"/>
        <w:bottom w:val="none" w:sz="0" w:space="0" w:color="auto"/>
        <w:right w:val="none" w:sz="0" w:space="0" w:color="auto"/>
      </w:divBdr>
    </w:div>
    <w:div w:id="201549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mailto:pateb107@aston.ac.uk"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6AE77-F014-4498-A86A-77A649E61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2735</Words>
  <Characters>15592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MKP08</dc:creator>
  <cp:lastModifiedBy>Sandip Patel</cp:lastModifiedBy>
  <cp:revision>2</cp:revision>
  <dcterms:created xsi:type="dcterms:W3CDTF">2020-03-21T14:18:00Z</dcterms:created>
  <dcterms:modified xsi:type="dcterms:W3CDTF">2020-03-21T14:18:00Z</dcterms:modified>
</cp:coreProperties>
</file>